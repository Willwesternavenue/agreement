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8553" w14:textId="77777777" w:rsidR="00831F87" w:rsidRPr="0057237C" w:rsidRDefault="0057237C" w:rsidP="0057237C">
      <w:pPr>
        <w:jc w:val="center"/>
        <w:rPr>
          <w:rFonts w:ascii="ＭＳ 明朝" w:eastAsia="ＭＳ 明朝" w:hAnsi="ＭＳ 明朝"/>
          <w:sz w:val="28"/>
          <w:szCs w:val="32"/>
        </w:rPr>
      </w:pPr>
      <w:r w:rsidRPr="0057237C">
        <w:rPr>
          <w:rFonts w:ascii="ＭＳ 明朝" w:eastAsia="ＭＳ 明朝" w:hAnsi="ＭＳ 明朝" w:hint="eastAsia"/>
          <w:sz w:val="28"/>
          <w:szCs w:val="32"/>
        </w:rPr>
        <w:t>開発委託契約書</w:t>
      </w:r>
    </w:p>
    <w:p w14:paraId="11C47621" w14:textId="77777777" w:rsidR="0057237C" w:rsidRPr="0057237C" w:rsidRDefault="0057237C">
      <w:pPr>
        <w:rPr>
          <w:rFonts w:ascii="ＭＳ 明朝" w:eastAsia="ＭＳ 明朝" w:hAnsi="ＭＳ 明朝"/>
        </w:rPr>
      </w:pPr>
    </w:p>
    <w:p w14:paraId="38F49393" w14:textId="65CE288E" w:rsidR="0057237C" w:rsidRPr="0057237C" w:rsidRDefault="0057237C" w:rsidP="0057237C">
      <w:pPr>
        <w:ind w:firstLineChars="100" w:firstLine="210"/>
        <w:rPr>
          <w:rFonts w:ascii="ＭＳ 明朝" w:eastAsia="ＭＳ 明朝" w:hAnsi="ＭＳ 明朝"/>
        </w:rPr>
      </w:pPr>
      <w:r w:rsidRPr="0057237C">
        <w:rPr>
          <w:rFonts w:ascii="ＭＳ 明朝" w:eastAsia="ＭＳ 明朝" w:hAnsi="ＭＳ 明朝" w:hint="eastAsia"/>
        </w:rPr>
        <w:t>●●●（以下「委託者」という。）と株式会社</w:t>
      </w:r>
      <w:r w:rsidR="009B4568">
        <w:rPr>
          <w:rFonts w:ascii="ＭＳ 明朝" w:eastAsia="ＭＳ 明朝" w:hAnsi="ＭＳ 明朝" w:hint="eastAsia"/>
        </w:rPr>
        <w:t>AIdea</w:t>
      </w:r>
      <w:r w:rsidR="002168B2">
        <w:rPr>
          <w:rFonts w:ascii="ＭＳ 明朝" w:eastAsia="ＭＳ 明朝" w:hAnsi="ＭＳ 明朝" w:hint="eastAsia"/>
        </w:rPr>
        <w:t>L</w:t>
      </w:r>
      <w:r w:rsidR="009B4568">
        <w:rPr>
          <w:rFonts w:ascii="ＭＳ 明朝" w:eastAsia="ＭＳ 明朝" w:hAnsi="ＭＳ 明朝" w:hint="eastAsia"/>
        </w:rPr>
        <w:t>ab</w:t>
      </w:r>
      <w:r w:rsidRPr="0057237C">
        <w:rPr>
          <w:rFonts w:ascii="ＭＳ 明朝" w:eastAsia="ＭＳ 明朝" w:hAnsi="ＭＳ 明朝" w:hint="eastAsia"/>
        </w:rPr>
        <w:t>（以下「受託者」という。）は、AIアルゴリズムおよびこれに関連する</w:t>
      </w:r>
      <w:r w:rsidRPr="0057237C">
        <w:rPr>
          <w:rFonts w:ascii="ＭＳ 明朝" w:eastAsia="ＭＳ 明朝" w:hAnsi="ＭＳ 明朝"/>
        </w:rPr>
        <w:t>システム</w:t>
      </w:r>
      <w:r w:rsidRPr="0057237C">
        <w:rPr>
          <w:rFonts w:ascii="ＭＳ 明朝" w:eastAsia="ＭＳ 明朝" w:hAnsi="ＭＳ 明朝" w:hint="eastAsia"/>
        </w:rPr>
        <w:t>・ソフトウェア等</w:t>
      </w:r>
      <w:r w:rsidRPr="0057237C">
        <w:rPr>
          <w:rFonts w:ascii="ＭＳ 明朝" w:eastAsia="ＭＳ 明朝" w:hAnsi="ＭＳ 明朝"/>
        </w:rPr>
        <w:t>の開発</w:t>
      </w:r>
      <w:r w:rsidR="00CF4920">
        <w:rPr>
          <w:rFonts w:ascii="ＭＳ 明朝" w:eastAsia="ＭＳ 明朝" w:hAnsi="ＭＳ 明朝" w:hint="eastAsia"/>
        </w:rPr>
        <w:t>（以下「本開発」という。）</w:t>
      </w:r>
      <w:r w:rsidRPr="0057237C">
        <w:rPr>
          <w:rFonts w:ascii="ＭＳ 明朝" w:eastAsia="ＭＳ 明朝" w:hAnsi="ＭＳ 明朝" w:hint="eastAsia"/>
        </w:rPr>
        <w:t>に関して、</w:t>
      </w:r>
      <w:r w:rsidRPr="0057237C">
        <w:rPr>
          <w:rFonts w:ascii="ＭＳ 明朝" w:eastAsia="ＭＳ 明朝" w:hAnsi="ＭＳ 明朝"/>
        </w:rPr>
        <w:t>20</w:t>
      </w:r>
      <w:r w:rsidRPr="0057237C">
        <w:rPr>
          <w:rFonts w:ascii="ＭＳ 明朝" w:eastAsia="ＭＳ 明朝" w:hAnsi="ＭＳ 明朝" w:hint="eastAsia"/>
          <w:highlight w:val="yellow"/>
        </w:rPr>
        <w:t>●●</w:t>
      </w:r>
      <w:r w:rsidRPr="0057237C">
        <w:rPr>
          <w:rFonts w:ascii="ＭＳ 明朝" w:eastAsia="ＭＳ 明朝" w:hAnsi="ＭＳ 明朝" w:hint="eastAsia"/>
        </w:rPr>
        <w:t>年</w:t>
      </w:r>
      <w:r w:rsidRPr="0057237C">
        <w:rPr>
          <w:rFonts w:ascii="ＭＳ 明朝" w:eastAsia="ＭＳ 明朝" w:hAnsi="ＭＳ 明朝" w:hint="eastAsia"/>
          <w:highlight w:val="yellow"/>
        </w:rPr>
        <w:t>●●</w:t>
      </w:r>
      <w:r w:rsidRPr="0057237C">
        <w:rPr>
          <w:rFonts w:ascii="ＭＳ 明朝" w:eastAsia="ＭＳ 明朝" w:hAnsi="ＭＳ 明朝" w:hint="eastAsia"/>
        </w:rPr>
        <w:t>月</w:t>
      </w:r>
      <w:r w:rsidRPr="0057237C">
        <w:rPr>
          <w:rFonts w:ascii="ＭＳ 明朝" w:eastAsia="ＭＳ 明朝" w:hAnsi="ＭＳ 明朝" w:hint="eastAsia"/>
          <w:highlight w:val="yellow"/>
        </w:rPr>
        <w:t>●●</w:t>
      </w:r>
      <w:r w:rsidRPr="0057237C">
        <w:rPr>
          <w:rFonts w:ascii="ＭＳ 明朝" w:eastAsia="ＭＳ 明朝" w:hAnsi="ＭＳ 明朝" w:hint="eastAsia"/>
        </w:rPr>
        <w:t>日付けで、開発委託契約（以下「本契約」という。）を締結する。なお、別紙「</w:t>
      </w:r>
      <w:r w:rsidR="00323429">
        <w:rPr>
          <w:rFonts w:ascii="ＭＳ 明朝" w:eastAsia="ＭＳ 明朝" w:hAnsi="ＭＳ 明朝" w:hint="eastAsia"/>
        </w:rPr>
        <w:t>業務</w:t>
      </w:r>
      <w:r w:rsidR="00CF4920">
        <w:rPr>
          <w:rFonts w:ascii="ＭＳ 明朝" w:eastAsia="ＭＳ 明朝" w:hAnsi="ＭＳ 明朝" w:hint="eastAsia"/>
        </w:rPr>
        <w:t>内容</w:t>
      </w:r>
      <w:r w:rsidRPr="0057237C">
        <w:rPr>
          <w:rFonts w:ascii="ＭＳ 明朝" w:eastAsia="ＭＳ 明朝" w:hAnsi="ＭＳ 明朝" w:hint="eastAsia"/>
        </w:rPr>
        <w:t>の詳細」（以下「本別紙」という。）は本契約と一体として本契約の内容を構成する。</w:t>
      </w:r>
    </w:p>
    <w:p w14:paraId="19CE421A" w14:textId="77777777" w:rsidR="0057237C" w:rsidRPr="00BD03EA" w:rsidRDefault="0057237C">
      <w:pPr>
        <w:rPr>
          <w:rFonts w:ascii="ＭＳ 明朝" w:eastAsia="ＭＳ 明朝" w:hAnsi="ＭＳ 明朝"/>
        </w:rPr>
      </w:pPr>
    </w:p>
    <w:p w14:paraId="34858F6F" w14:textId="3B535F1D" w:rsidR="00C6175C" w:rsidRDefault="009B4568" w:rsidP="00C6175C">
      <w:pPr>
        <w:pStyle w:val="a3"/>
        <w:numPr>
          <w:ilvl w:val="0"/>
          <w:numId w:val="1"/>
        </w:numPr>
        <w:ind w:leftChars="0"/>
        <w:rPr>
          <w:rFonts w:ascii="ＭＳ 明朝" w:eastAsia="ＭＳ 明朝" w:hAnsi="ＭＳ 明朝"/>
        </w:rPr>
      </w:pPr>
      <w:r>
        <w:rPr>
          <w:rFonts w:ascii="ＭＳ 明朝" w:eastAsia="ＭＳ 明朝" w:hAnsi="ＭＳ 明朝" w:hint="eastAsia"/>
        </w:rPr>
        <w:t>（目的）</w:t>
      </w:r>
    </w:p>
    <w:p w14:paraId="7E39EE3F" w14:textId="25CF6949" w:rsidR="00C6175C" w:rsidRDefault="00C6175C" w:rsidP="00EA17F9">
      <w:pPr>
        <w:pStyle w:val="a3"/>
        <w:ind w:leftChars="0" w:left="284" w:firstLineChars="100" w:firstLine="210"/>
        <w:rPr>
          <w:rFonts w:ascii="ＭＳ 明朝" w:eastAsia="ＭＳ 明朝" w:hAnsi="ＭＳ 明朝"/>
        </w:rPr>
      </w:pPr>
      <w:r w:rsidRPr="00C6175C">
        <w:rPr>
          <w:rFonts w:ascii="ＭＳ 明朝" w:eastAsia="ＭＳ 明朝" w:hAnsi="ＭＳ 明朝"/>
        </w:rPr>
        <w:t>本契約は、本開発のための、</w:t>
      </w:r>
      <w:r w:rsidR="00252605">
        <w:rPr>
          <w:rFonts w:ascii="ＭＳ 明朝" w:eastAsia="ＭＳ 明朝" w:hAnsi="ＭＳ 明朝" w:hint="eastAsia"/>
        </w:rPr>
        <w:t>委託者</w:t>
      </w:r>
      <w:r w:rsidRPr="00C6175C">
        <w:rPr>
          <w:rFonts w:ascii="ＭＳ 明朝" w:eastAsia="ＭＳ 明朝" w:hAnsi="ＭＳ 明朝"/>
        </w:rPr>
        <w:t>と</w:t>
      </w:r>
      <w:r w:rsidR="00252605">
        <w:rPr>
          <w:rFonts w:ascii="ＭＳ 明朝" w:eastAsia="ＭＳ 明朝" w:hAnsi="ＭＳ 明朝" w:hint="eastAsia"/>
        </w:rPr>
        <w:t>受託者</w:t>
      </w:r>
      <w:r w:rsidRPr="00C6175C">
        <w:rPr>
          <w:rFonts w:ascii="ＭＳ 明朝" w:eastAsia="ＭＳ 明朝" w:hAnsi="ＭＳ 明朝"/>
        </w:rPr>
        <w:t>の権利・義務関係を定めることを目的とする。</w:t>
      </w:r>
    </w:p>
    <w:p w14:paraId="213EF7ED" w14:textId="77777777" w:rsidR="00252605" w:rsidRPr="00252605" w:rsidRDefault="00252605" w:rsidP="00C6175C">
      <w:pPr>
        <w:pStyle w:val="a3"/>
        <w:ind w:leftChars="0" w:left="440" w:firstLineChars="100" w:firstLine="210"/>
        <w:rPr>
          <w:rFonts w:ascii="ＭＳ 明朝" w:eastAsia="ＭＳ 明朝" w:hAnsi="ＭＳ 明朝"/>
        </w:rPr>
      </w:pPr>
    </w:p>
    <w:p w14:paraId="2DD52085" w14:textId="77777777" w:rsidR="009B4568" w:rsidRDefault="009B4568" w:rsidP="009B4568">
      <w:pPr>
        <w:pStyle w:val="a3"/>
        <w:numPr>
          <w:ilvl w:val="0"/>
          <w:numId w:val="1"/>
        </w:numPr>
        <w:ind w:leftChars="0"/>
        <w:rPr>
          <w:rFonts w:ascii="ＭＳ 明朝" w:eastAsia="ＭＳ 明朝" w:hAnsi="ＭＳ 明朝"/>
        </w:rPr>
      </w:pPr>
      <w:r>
        <w:rPr>
          <w:rFonts w:ascii="ＭＳ 明朝" w:eastAsia="ＭＳ 明朝" w:hAnsi="ＭＳ 明朝" w:hint="eastAsia"/>
        </w:rPr>
        <w:t>（定義）</w:t>
      </w:r>
    </w:p>
    <w:p w14:paraId="740A3286" w14:textId="35E4850F" w:rsidR="00532A06" w:rsidRPr="00532A06" w:rsidRDefault="00EA17F9" w:rsidP="00532A06">
      <w:pPr>
        <w:pStyle w:val="a3"/>
        <w:ind w:leftChars="0" w:left="284" w:firstLineChars="100" w:firstLine="210"/>
        <w:rPr>
          <w:rFonts w:ascii="ＭＳ 明朝" w:eastAsia="ＭＳ 明朝" w:hAnsi="ＭＳ 明朝"/>
        </w:rPr>
      </w:pPr>
      <w:r w:rsidRPr="00EA17F9">
        <w:rPr>
          <w:rFonts w:ascii="ＭＳ 明朝" w:eastAsia="ＭＳ 明朝" w:hAnsi="ＭＳ 明朝" w:hint="eastAsia"/>
        </w:rPr>
        <w:t>本契約において使用される用語の定義は次のとおりとする</w:t>
      </w:r>
    </w:p>
    <w:p w14:paraId="6D5F0C3E" w14:textId="75BD1794" w:rsidR="00532A06" w:rsidRDefault="00532A06" w:rsidP="005A5FF8">
      <w:pPr>
        <w:pStyle w:val="a3"/>
        <w:numPr>
          <w:ilvl w:val="1"/>
          <w:numId w:val="1"/>
        </w:numPr>
        <w:ind w:leftChars="0" w:left="851"/>
        <w:rPr>
          <w:rFonts w:ascii="ＭＳ 明朝" w:eastAsia="ＭＳ 明朝" w:hAnsi="ＭＳ 明朝"/>
        </w:rPr>
      </w:pPr>
      <w:r>
        <w:rPr>
          <w:rFonts w:ascii="ＭＳ 明朝" w:eastAsia="ＭＳ 明朝" w:hAnsi="ＭＳ 明朝" w:hint="eastAsia"/>
        </w:rPr>
        <w:t>データ</w:t>
      </w:r>
    </w:p>
    <w:p w14:paraId="43DAB16E" w14:textId="4DFBA95D" w:rsidR="009506F7" w:rsidRDefault="009506F7" w:rsidP="005A5FF8">
      <w:pPr>
        <w:pStyle w:val="a3"/>
        <w:ind w:leftChars="0" w:left="851" w:firstLineChars="100" w:firstLine="210"/>
        <w:rPr>
          <w:rFonts w:ascii="ＭＳ 明朝" w:eastAsia="ＭＳ 明朝" w:hAnsi="ＭＳ 明朝"/>
        </w:rPr>
      </w:pPr>
      <w:r w:rsidRPr="009506F7">
        <w:rPr>
          <w:rFonts w:ascii="ＭＳ 明朝" w:eastAsia="ＭＳ 明朝" w:hAnsi="ＭＳ 明朝" w:hint="eastAsia"/>
        </w:rPr>
        <w:t>電磁的記録（電子的方式、磁気的方式その他の方法で作成される記録であって、電子計算機による情報処理の用に供されるものをいう。）をいう。</w:t>
      </w:r>
    </w:p>
    <w:p w14:paraId="60BC7A89" w14:textId="75143E35" w:rsidR="00532A06" w:rsidRDefault="00532A06" w:rsidP="005A5FF8">
      <w:pPr>
        <w:pStyle w:val="a3"/>
        <w:numPr>
          <w:ilvl w:val="1"/>
          <w:numId w:val="1"/>
        </w:numPr>
        <w:ind w:leftChars="0" w:left="851"/>
        <w:rPr>
          <w:rFonts w:ascii="ＭＳ 明朝" w:eastAsia="ＭＳ 明朝" w:hAnsi="ＭＳ 明朝"/>
        </w:rPr>
      </w:pPr>
      <w:r>
        <w:rPr>
          <w:rFonts w:ascii="ＭＳ 明朝" w:eastAsia="ＭＳ 明朝" w:hAnsi="ＭＳ 明朝" w:hint="eastAsia"/>
        </w:rPr>
        <w:t>対象データ</w:t>
      </w:r>
    </w:p>
    <w:p w14:paraId="2C54B01B" w14:textId="61416931" w:rsidR="009506F7" w:rsidRDefault="009506F7" w:rsidP="005A5FF8">
      <w:pPr>
        <w:pStyle w:val="a3"/>
        <w:ind w:leftChars="0" w:left="851" w:firstLineChars="100" w:firstLine="210"/>
        <w:rPr>
          <w:rFonts w:ascii="ＭＳ 明朝" w:eastAsia="ＭＳ 明朝" w:hAnsi="ＭＳ 明朝"/>
        </w:rPr>
      </w:pPr>
      <w:r w:rsidRPr="009506F7">
        <w:rPr>
          <w:rFonts w:ascii="ＭＳ 明朝" w:eastAsia="ＭＳ 明朝" w:hAnsi="ＭＳ 明朝" w:hint="eastAsia"/>
        </w:rPr>
        <w:t>別紙（１）「対象データの明細」に記載のデータをいう。</w:t>
      </w:r>
    </w:p>
    <w:p w14:paraId="2C58EA34" w14:textId="4094113B" w:rsidR="00532A06" w:rsidRDefault="00532A06" w:rsidP="005A5FF8">
      <w:pPr>
        <w:pStyle w:val="a3"/>
        <w:numPr>
          <w:ilvl w:val="1"/>
          <w:numId w:val="1"/>
        </w:numPr>
        <w:ind w:leftChars="0" w:left="851"/>
        <w:rPr>
          <w:rFonts w:ascii="ＭＳ 明朝" w:eastAsia="ＭＳ 明朝" w:hAnsi="ＭＳ 明朝"/>
        </w:rPr>
      </w:pPr>
      <w:r>
        <w:rPr>
          <w:rFonts w:ascii="ＭＳ 明朝" w:eastAsia="ＭＳ 明朝" w:hAnsi="ＭＳ 明朝" w:hint="eastAsia"/>
        </w:rPr>
        <w:t>学習用プログラム</w:t>
      </w:r>
    </w:p>
    <w:p w14:paraId="4890CCA0" w14:textId="4FA71DD2" w:rsidR="009506F7" w:rsidRDefault="009506F7" w:rsidP="005A5FF8">
      <w:pPr>
        <w:pStyle w:val="a3"/>
        <w:ind w:leftChars="0" w:left="851" w:firstLineChars="100" w:firstLine="210"/>
        <w:rPr>
          <w:rFonts w:ascii="ＭＳ 明朝" w:eastAsia="ＭＳ 明朝" w:hAnsi="ＭＳ 明朝"/>
        </w:rPr>
      </w:pPr>
      <w:r w:rsidRPr="009506F7">
        <w:rPr>
          <w:rFonts w:ascii="ＭＳ 明朝" w:eastAsia="ＭＳ 明朝" w:hAnsi="ＭＳ 明朝" w:hint="eastAsia"/>
        </w:rPr>
        <w:t>学習用データセットを利用して、学習済みパラメータを生成するためのプログラムをいう。</w:t>
      </w:r>
    </w:p>
    <w:p w14:paraId="7F1702E9" w14:textId="77777777" w:rsidR="004D6544" w:rsidRDefault="00532A06" w:rsidP="005A5FF8">
      <w:pPr>
        <w:pStyle w:val="a3"/>
        <w:numPr>
          <w:ilvl w:val="1"/>
          <w:numId w:val="1"/>
        </w:numPr>
        <w:ind w:leftChars="0" w:left="851"/>
        <w:rPr>
          <w:rFonts w:ascii="ＭＳ 明朝" w:eastAsia="ＭＳ 明朝" w:hAnsi="ＭＳ 明朝"/>
        </w:rPr>
      </w:pPr>
      <w:r>
        <w:rPr>
          <w:rFonts w:ascii="ＭＳ 明朝" w:eastAsia="ＭＳ 明朝" w:hAnsi="ＭＳ 明朝" w:hint="eastAsia"/>
        </w:rPr>
        <w:t>学習済み</w:t>
      </w:r>
      <w:r w:rsidR="00B10581">
        <w:rPr>
          <w:rFonts w:ascii="ＭＳ 明朝" w:eastAsia="ＭＳ 明朝" w:hAnsi="ＭＳ 明朝" w:hint="eastAsia"/>
        </w:rPr>
        <w:t>パラメータ</w:t>
      </w:r>
    </w:p>
    <w:p w14:paraId="73D2F305" w14:textId="4897B567" w:rsidR="004D6544" w:rsidRDefault="004D6544" w:rsidP="005A5FF8">
      <w:pPr>
        <w:pStyle w:val="a3"/>
        <w:ind w:leftChars="0" w:left="851" w:firstLineChars="100" w:firstLine="210"/>
        <w:rPr>
          <w:rFonts w:ascii="ＭＳ 明朝" w:eastAsia="ＭＳ 明朝" w:hAnsi="ＭＳ 明朝"/>
        </w:rPr>
      </w:pPr>
      <w:r w:rsidRPr="004D6544">
        <w:rPr>
          <w:rFonts w:ascii="ＭＳ 明朝" w:eastAsia="ＭＳ 明朝" w:hAnsi="ＭＳ 明朝" w:hint="eastAsia"/>
        </w:rPr>
        <w:t>学習用プログラムに学習用データセットを入力した結果生成されたパラメータ（係数）をいう。</w:t>
      </w:r>
    </w:p>
    <w:p w14:paraId="7EA2DA25" w14:textId="396B8663" w:rsidR="004D6544" w:rsidRDefault="004D6544" w:rsidP="005A5FF8">
      <w:pPr>
        <w:pStyle w:val="a3"/>
        <w:numPr>
          <w:ilvl w:val="1"/>
          <w:numId w:val="1"/>
        </w:numPr>
        <w:ind w:leftChars="0" w:left="851"/>
        <w:rPr>
          <w:rFonts w:ascii="ＭＳ 明朝" w:eastAsia="ＭＳ 明朝" w:hAnsi="ＭＳ 明朝"/>
        </w:rPr>
      </w:pPr>
      <w:r w:rsidRPr="004D6544">
        <w:rPr>
          <w:rFonts w:ascii="ＭＳ 明朝" w:eastAsia="ＭＳ 明朝" w:hAnsi="ＭＳ 明朝" w:hint="eastAsia"/>
        </w:rPr>
        <w:t>本学習用データセット</w:t>
      </w:r>
    </w:p>
    <w:p w14:paraId="63489E1B" w14:textId="35885D86" w:rsidR="00B60CBB" w:rsidRDefault="00B60CBB" w:rsidP="005A5FF8">
      <w:pPr>
        <w:pStyle w:val="a3"/>
        <w:ind w:leftChars="0" w:left="851" w:firstLineChars="100" w:firstLine="210"/>
        <w:rPr>
          <w:rFonts w:ascii="ＭＳ 明朝" w:eastAsia="ＭＳ 明朝" w:hAnsi="ＭＳ 明朝"/>
        </w:rPr>
      </w:pPr>
      <w:r w:rsidRPr="00B60CBB">
        <w:rPr>
          <w:rFonts w:ascii="ＭＳ 明朝" w:eastAsia="ＭＳ 明朝" w:hAnsi="ＭＳ 明朝" w:hint="eastAsia"/>
        </w:rPr>
        <w:t>対象データを</w:t>
      </w:r>
      <w:r>
        <w:rPr>
          <w:rFonts w:ascii="ＭＳ 明朝" w:eastAsia="ＭＳ 明朝" w:hAnsi="ＭＳ 明朝" w:hint="eastAsia"/>
        </w:rPr>
        <w:t>本</w:t>
      </w:r>
      <w:r w:rsidRPr="00B60CBB">
        <w:rPr>
          <w:rFonts w:ascii="ＭＳ 明朝" w:eastAsia="ＭＳ 明朝" w:hAnsi="ＭＳ 明朝" w:hint="eastAsia"/>
        </w:rPr>
        <w:t>開発のために整形または加工したデータをいう。</w:t>
      </w:r>
    </w:p>
    <w:p w14:paraId="227644DB" w14:textId="31E03DC1" w:rsidR="004D6544" w:rsidRDefault="004D6544" w:rsidP="005A5FF8">
      <w:pPr>
        <w:pStyle w:val="a3"/>
        <w:numPr>
          <w:ilvl w:val="1"/>
          <w:numId w:val="1"/>
        </w:numPr>
        <w:ind w:leftChars="0" w:left="851"/>
        <w:rPr>
          <w:rFonts w:ascii="ＭＳ 明朝" w:eastAsia="ＭＳ 明朝" w:hAnsi="ＭＳ 明朝"/>
        </w:rPr>
      </w:pPr>
      <w:r w:rsidRPr="004D6544">
        <w:rPr>
          <w:rFonts w:ascii="ＭＳ 明朝" w:eastAsia="ＭＳ 明朝" w:hAnsi="ＭＳ 明朝" w:hint="eastAsia"/>
        </w:rPr>
        <w:t>本学習済みモデル</w:t>
      </w:r>
    </w:p>
    <w:p w14:paraId="6D42A7BC" w14:textId="56442F3A" w:rsidR="00B60CBB" w:rsidRDefault="00B60CBB" w:rsidP="005A5FF8">
      <w:pPr>
        <w:pStyle w:val="a3"/>
        <w:ind w:leftChars="0" w:left="851" w:firstLineChars="100" w:firstLine="210"/>
        <w:rPr>
          <w:rFonts w:ascii="ＭＳ 明朝" w:eastAsia="ＭＳ 明朝" w:hAnsi="ＭＳ 明朝"/>
        </w:rPr>
      </w:pPr>
      <w:r w:rsidRPr="00B60CBB">
        <w:rPr>
          <w:rFonts w:ascii="ＭＳ 明朝" w:eastAsia="ＭＳ 明朝" w:hAnsi="ＭＳ 明朝" w:hint="eastAsia"/>
        </w:rPr>
        <w:t>本開発の対象となる、学習済みモデル（特定の機能を実現するために学習済みパラメータを組み込んだプログラム）をいう。</w:t>
      </w:r>
    </w:p>
    <w:p w14:paraId="4E12A603" w14:textId="166A70E4" w:rsidR="004D6544" w:rsidRDefault="004D6544" w:rsidP="005A5FF8">
      <w:pPr>
        <w:pStyle w:val="a3"/>
        <w:numPr>
          <w:ilvl w:val="1"/>
          <w:numId w:val="1"/>
        </w:numPr>
        <w:ind w:leftChars="0" w:left="851"/>
        <w:rPr>
          <w:rFonts w:ascii="ＭＳ 明朝" w:eastAsia="ＭＳ 明朝" w:hAnsi="ＭＳ 明朝"/>
        </w:rPr>
      </w:pPr>
      <w:r w:rsidRPr="004D6544">
        <w:rPr>
          <w:rFonts w:ascii="ＭＳ 明朝" w:eastAsia="ＭＳ 明朝" w:hAnsi="ＭＳ 明朝" w:hint="eastAsia"/>
        </w:rPr>
        <w:t>再利用モデル</w:t>
      </w:r>
    </w:p>
    <w:p w14:paraId="4B21BE21" w14:textId="6A63BA2E" w:rsidR="00B60CBB" w:rsidRDefault="00B60CBB" w:rsidP="005A5FF8">
      <w:pPr>
        <w:pStyle w:val="a3"/>
        <w:ind w:leftChars="0" w:left="851" w:firstLineChars="100" w:firstLine="210"/>
        <w:rPr>
          <w:rFonts w:ascii="ＭＳ 明朝" w:eastAsia="ＭＳ 明朝" w:hAnsi="ＭＳ 明朝"/>
        </w:rPr>
      </w:pPr>
      <w:r w:rsidRPr="00B60CBB">
        <w:rPr>
          <w:rFonts w:ascii="ＭＳ 明朝" w:eastAsia="ＭＳ 明朝" w:hAnsi="ＭＳ 明朝" w:hint="eastAsia"/>
        </w:rPr>
        <w:t>本学習済みモデルを利用して生成された新たな学習済みモデルをいう。</w:t>
      </w:r>
    </w:p>
    <w:p w14:paraId="27B0F9AD" w14:textId="5A3A9430" w:rsidR="004D6544" w:rsidRDefault="004D6544" w:rsidP="005A5FF8">
      <w:pPr>
        <w:pStyle w:val="a3"/>
        <w:numPr>
          <w:ilvl w:val="1"/>
          <w:numId w:val="1"/>
        </w:numPr>
        <w:ind w:leftChars="0" w:left="851"/>
        <w:rPr>
          <w:rFonts w:ascii="ＭＳ 明朝" w:eastAsia="ＭＳ 明朝" w:hAnsi="ＭＳ 明朝"/>
        </w:rPr>
      </w:pPr>
      <w:r w:rsidRPr="004D6544">
        <w:rPr>
          <w:rFonts w:ascii="ＭＳ 明朝" w:eastAsia="ＭＳ 明朝" w:hAnsi="ＭＳ 明朝" w:hint="eastAsia"/>
        </w:rPr>
        <w:t>知的</w:t>
      </w:r>
      <w:r>
        <w:rPr>
          <w:rFonts w:ascii="ＭＳ 明朝" w:eastAsia="ＭＳ 明朝" w:hAnsi="ＭＳ 明朝" w:hint="eastAsia"/>
        </w:rPr>
        <w:t>財産</w:t>
      </w:r>
    </w:p>
    <w:p w14:paraId="665188DE" w14:textId="54057E3A" w:rsidR="00B60CBB" w:rsidRDefault="00B60CBB" w:rsidP="005A5FF8">
      <w:pPr>
        <w:pStyle w:val="a3"/>
        <w:ind w:leftChars="0" w:left="851" w:firstLineChars="100" w:firstLine="210"/>
        <w:rPr>
          <w:rFonts w:ascii="ＭＳ 明朝" w:eastAsia="ＭＳ 明朝" w:hAnsi="ＭＳ 明朝"/>
        </w:rPr>
      </w:pPr>
      <w:r w:rsidRPr="00B60CBB">
        <w:rPr>
          <w:rFonts w:ascii="ＭＳ 明朝" w:eastAsia="ＭＳ 明朝" w:hAnsi="ＭＳ 明朝" w:hint="eastAsia"/>
        </w:rPr>
        <w:t>発明、考案、意匠、著作物その他の人間の創造的活動により生み出されるもの（発見または解明がされた自然の法則または現象であって、産業上の利用可能性</w:t>
      </w:r>
      <w:r w:rsidRPr="00B60CBB">
        <w:rPr>
          <w:rFonts w:ascii="ＭＳ 明朝" w:eastAsia="ＭＳ 明朝" w:hAnsi="ＭＳ 明朝" w:hint="eastAsia"/>
        </w:rPr>
        <w:lastRenderedPageBreak/>
        <w:t>があるものを含む。）および営業秘密その他の事業活動に有用な技術上または営業上の情報をいう。</w:t>
      </w:r>
    </w:p>
    <w:p w14:paraId="439AAC29" w14:textId="77777777" w:rsidR="00B60CBB" w:rsidRDefault="004D6544" w:rsidP="005A5FF8">
      <w:pPr>
        <w:pStyle w:val="a3"/>
        <w:numPr>
          <w:ilvl w:val="1"/>
          <w:numId w:val="1"/>
        </w:numPr>
        <w:ind w:leftChars="0" w:left="851"/>
        <w:rPr>
          <w:rFonts w:ascii="ＭＳ 明朝" w:eastAsia="ＭＳ 明朝" w:hAnsi="ＭＳ 明朝"/>
        </w:rPr>
      </w:pPr>
      <w:r w:rsidRPr="004D6544">
        <w:rPr>
          <w:rFonts w:ascii="ＭＳ 明朝" w:eastAsia="ＭＳ 明朝" w:hAnsi="ＭＳ 明朝" w:hint="eastAsia"/>
        </w:rPr>
        <w:t>知的財産権</w:t>
      </w:r>
    </w:p>
    <w:p w14:paraId="53D440D8" w14:textId="7766F38F" w:rsidR="00B60CBB" w:rsidRPr="00B60CBB" w:rsidRDefault="00B60CBB" w:rsidP="005A5FF8">
      <w:pPr>
        <w:pStyle w:val="a3"/>
        <w:ind w:leftChars="0" w:left="851" w:firstLineChars="100" w:firstLine="210"/>
        <w:rPr>
          <w:rFonts w:ascii="ＭＳ 明朝" w:eastAsia="ＭＳ 明朝" w:hAnsi="ＭＳ 明朝"/>
        </w:rPr>
      </w:pPr>
      <w:r w:rsidRPr="00B60CBB">
        <w:rPr>
          <w:rFonts w:ascii="ＭＳ 明朝" w:eastAsia="ＭＳ 明朝" w:hAnsi="ＭＳ 明朝" w:hint="eastAsia"/>
        </w:rPr>
        <w:t>特許権、実用新案権、意匠権、著作権その他の知的財産に関して法令により定められた権利（特許を受ける権利、実用新案登録を受ける権利、意匠登録を受ける権利を含む。）をいう。</w:t>
      </w:r>
    </w:p>
    <w:p w14:paraId="7945BE7C" w14:textId="22611544" w:rsidR="004D6544" w:rsidRDefault="00903BA3" w:rsidP="005A5FF8">
      <w:pPr>
        <w:pStyle w:val="a3"/>
        <w:numPr>
          <w:ilvl w:val="1"/>
          <w:numId w:val="1"/>
        </w:numPr>
        <w:ind w:leftChars="0" w:left="851"/>
        <w:rPr>
          <w:rFonts w:ascii="ＭＳ 明朝" w:eastAsia="ＭＳ 明朝" w:hAnsi="ＭＳ 明朝"/>
        </w:rPr>
      </w:pPr>
      <w:r w:rsidRPr="00903BA3">
        <w:rPr>
          <w:rFonts w:ascii="ＭＳ 明朝" w:eastAsia="ＭＳ 明朝" w:hAnsi="ＭＳ 明朝" w:hint="eastAsia"/>
        </w:rPr>
        <w:t>本件成果物</w:t>
      </w:r>
    </w:p>
    <w:p w14:paraId="3628A2DC" w14:textId="4F8A62E6" w:rsidR="0094133F" w:rsidRDefault="0094133F" w:rsidP="005A5FF8">
      <w:pPr>
        <w:pStyle w:val="a3"/>
        <w:ind w:leftChars="0" w:left="851" w:firstLineChars="100" w:firstLine="210"/>
        <w:rPr>
          <w:rFonts w:ascii="ＭＳ 明朝" w:eastAsia="ＭＳ 明朝" w:hAnsi="ＭＳ 明朝"/>
        </w:rPr>
      </w:pPr>
      <w:r w:rsidRPr="0094133F">
        <w:rPr>
          <w:rFonts w:ascii="ＭＳ 明朝" w:eastAsia="ＭＳ 明朝" w:hAnsi="ＭＳ 明朝"/>
        </w:rPr>
        <w:t>別紙「業務</w:t>
      </w:r>
      <w:r w:rsidR="00323429">
        <w:rPr>
          <w:rFonts w:ascii="ＭＳ 明朝" w:eastAsia="ＭＳ 明朝" w:hAnsi="ＭＳ 明朝" w:hint="eastAsia"/>
        </w:rPr>
        <w:t>内容</w:t>
      </w:r>
      <w:r w:rsidRPr="0094133F">
        <w:rPr>
          <w:rFonts w:ascii="ＭＳ 明朝" w:eastAsia="ＭＳ 明朝" w:hAnsi="ＭＳ 明朝"/>
        </w:rPr>
        <w:t>の詳細」の「</w:t>
      </w:r>
      <w:r w:rsidR="00B17CB0">
        <w:rPr>
          <w:rFonts w:ascii="ＭＳ 明朝" w:eastAsia="ＭＳ 明朝" w:hAnsi="ＭＳ 明朝"/>
        </w:rPr>
        <w:t>受託者</w:t>
      </w:r>
      <w:r w:rsidRPr="0094133F">
        <w:rPr>
          <w:rFonts w:ascii="ＭＳ 明朝" w:eastAsia="ＭＳ 明朝" w:hAnsi="ＭＳ 明朝"/>
        </w:rPr>
        <w:t>が</w:t>
      </w:r>
      <w:r w:rsidR="00B17CB0">
        <w:rPr>
          <w:rFonts w:ascii="ＭＳ 明朝" w:eastAsia="ＭＳ 明朝" w:hAnsi="ＭＳ 明朝"/>
        </w:rPr>
        <w:t>委託者</w:t>
      </w:r>
      <w:r w:rsidRPr="0094133F">
        <w:rPr>
          <w:rFonts w:ascii="ＭＳ 明朝" w:eastAsia="ＭＳ 明朝" w:hAnsi="ＭＳ 明朝"/>
        </w:rPr>
        <w:t>の委託に基づき開発支援を行う成果物の明細」に記載された成果物をいう。</w:t>
      </w:r>
    </w:p>
    <w:p w14:paraId="20972EC1" w14:textId="535D803F" w:rsidR="00903BA3" w:rsidRDefault="0094133F" w:rsidP="005A5FF8">
      <w:pPr>
        <w:pStyle w:val="a3"/>
        <w:numPr>
          <w:ilvl w:val="1"/>
          <w:numId w:val="1"/>
        </w:numPr>
        <w:ind w:leftChars="0" w:left="851"/>
        <w:rPr>
          <w:rFonts w:ascii="ＭＳ 明朝" w:eastAsia="ＭＳ 明朝" w:hAnsi="ＭＳ 明朝"/>
        </w:rPr>
      </w:pPr>
      <w:r>
        <w:rPr>
          <w:rFonts w:ascii="ＭＳ 明朝" w:eastAsia="ＭＳ 明朝" w:hAnsi="ＭＳ 明朝" w:hint="eastAsia"/>
        </w:rPr>
        <w:t>個人情報等</w:t>
      </w:r>
    </w:p>
    <w:p w14:paraId="5CCC8580" w14:textId="0370DD20" w:rsidR="0094133F" w:rsidRDefault="0094133F" w:rsidP="005A5FF8">
      <w:pPr>
        <w:pStyle w:val="a3"/>
        <w:ind w:leftChars="0" w:left="851" w:firstLineChars="100" w:firstLine="210"/>
        <w:rPr>
          <w:rFonts w:ascii="ＭＳ 明朝" w:eastAsia="ＭＳ 明朝" w:hAnsi="ＭＳ 明朝"/>
        </w:rPr>
      </w:pPr>
      <w:r w:rsidRPr="0094133F">
        <w:rPr>
          <w:rFonts w:ascii="ＭＳ 明朝" w:eastAsia="ＭＳ 明朝" w:hAnsi="ＭＳ 明朝" w:hint="eastAsia"/>
        </w:rPr>
        <w:t>個人情報保護法（個人情報の保護に関する法律（平成15年法律第57号））に定める個人情報（同法2条1項）および個人データ（同法</w:t>
      </w:r>
      <w:r w:rsidR="002F31DD">
        <w:rPr>
          <w:rFonts w:ascii="ＭＳ 明朝" w:eastAsia="ＭＳ 明朝" w:hAnsi="ＭＳ 明朝" w:hint="eastAsia"/>
        </w:rPr>
        <w:t>16</w:t>
      </w:r>
      <w:r w:rsidRPr="0094133F">
        <w:rPr>
          <w:rFonts w:ascii="ＭＳ 明朝" w:eastAsia="ＭＳ 明朝" w:hAnsi="ＭＳ 明朝" w:hint="eastAsia"/>
        </w:rPr>
        <w:t>条</w:t>
      </w:r>
      <w:r w:rsidR="002F31DD">
        <w:rPr>
          <w:rFonts w:ascii="ＭＳ 明朝" w:eastAsia="ＭＳ 明朝" w:hAnsi="ＭＳ 明朝" w:hint="eastAsia"/>
        </w:rPr>
        <w:t>3</w:t>
      </w:r>
      <w:r w:rsidRPr="0094133F">
        <w:rPr>
          <w:rFonts w:ascii="ＭＳ 明朝" w:eastAsia="ＭＳ 明朝" w:hAnsi="ＭＳ 明朝" w:hint="eastAsia"/>
        </w:rPr>
        <w:t>項）をいう。</w:t>
      </w:r>
    </w:p>
    <w:p w14:paraId="3E5205CB" w14:textId="20A8759F" w:rsidR="0094133F" w:rsidRDefault="0094133F" w:rsidP="005A5FF8">
      <w:pPr>
        <w:pStyle w:val="a3"/>
        <w:numPr>
          <w:ilvl w:val="1"/>
          <w:numId w:val="1"/>
        </w:numPr>
        <w:ind w:leftChars="0" w:left="851"/>
        <w:rPr>
          <w:rFonts w:ascii="ＭＳ 明朝" w:eastAsia="ＭＳ 明朝" w:hAnsi="ＭＳ 明朝"/>
        </w:rPr>
      </w:pPr>
      <w:r>
        <w:rPr>
          <w:rFonts w:ascii="ＭＳ 明朝" w:eastAsia="ＭＳ 明朝" w:hAnsi="ＭＳ 明朝" w:hint="eastAsia"/>
        </w:rPr>
        <w:t>書面等</w:t>
      </w:r>
    </w:p>
    <w:p w14:paraId="74CCCAF0" w14:textId="6E2206BF" w:rsidR="002F31DD" w:rsidRPr="004D6544" w:rsidRDefault="002F31DD" w:rsidP="005A5FF8">
      <w:pPr>
        <w:pStyle w:val="a3"/>
        <w:ind w:leftChars="0" w:left="851" w:firstLineChars="100" w:firstLine="210"/>
        <w:rPr>
          <w:rFonts w:ascii="ＭＳ 明朝" w:eastAsia="ＭＳ 明朝" w:hAnsi="ＭＳ 明朝"/>
        </w:rPr>
      </w:pPr>
      <w:r w:rsidRPr="002F31DD">
        <w:rPr>
          <w:rFonts w:ascii="ＭＳ 明朝" w:eastAsia="ＭＳ 明朝" w:hAnsi="ＭＳ 明朝" w:hint="eastAsia"/>
        </w:rPr>
        <w:t>書面および</w:t>
      </w:r>
      <w:r>
        <w:rPr>
          <w:rFonts w:ascii="ＭＳ 明朝" w:eastAsia="ＭＳ 明朝" w:hAnsi="ＭＳ 明朝" w:hint="eastAsia"/>
        </w:rPr>
        <w:t>委託者受託者</w:t>
      </w:r>
      <w:r w:rsidRPr="002F31DD">
        <w:rPr>
          <w:rFonts w:ascii="ＭＳ 明朝" w:eastAsia="ＭＳ 明朝" w:hAnsi="ＭＳ 明朝" w:hint="eastAsia"/>
        </w:rPr>
        <w:t>が書面に代わるものとして別途合意した電磁的な方法をいう。</w:t>
      </w:r>
    </w:p>
    <w:p w14:paraId="04CECAF6" w14:textId="77777777" w:rsidR="004D6544" w:rsidRDefault="004D6544" w:rsidP="004D6544">
      <w:pPr>
        <w:pStyle w:val="a3"/>
        <w:ind w:leftChars="0" w:left="582"/>
        <w:rPr>
          <w:rFonts w:ascii="ＭＳ 明朝" w:eastAsia="ＭＳ 明朝" w:hAnsi="ＭＳ 明朝"/>
        </w:rPr>
      </w:pPr>
    </w:p>
    <w:p w14:paraId="644D642F" w14:textId="1AD16010" w:rsidR="009B4568" w:rsidRDefault="00311434" w:rsidP="009B4568">
      <w:pPr>
        <w:pStyle w:val="a3"/>
        <w:numPr>
          <w:ilvl w:val="0"/>
          <w:numId w:val="1"/>
        </w:numPr>
        <w:ind w:leftChars="0"/>
        <w:rPr>
          <w:rFonts w:ascii="ＭＳ 明朝" w:eastAsia="ＭＳ 明朝" w:hAnsi="ＭＳ 明朝"/>
        </w:rPr>
      </w:pPr>
      <w:r>
        <w:rPr>
          <w:rFonts w:ascii="ＭＳ 明朝" w:eastAsia="ＭＳ 明朝" w:hAnsi="ＭＳ 明朝" w:hint="eastAsia"/>
        </w:rPr>
        <w:t>（業務内容）</w:t>
      </w:r>
    </w:p>
    <w:p w14:paraId="77616ED4" w14:textId="037F480D" w:rsidR="00DF3037" w:rsidRDefault="00DF3037" w:rsidP="00DF3037">
      <w:pPr>
        <w:pStyle w:val="a3"/>
        <w:ind w:leftChars="0" w:left="284" w:firstLineChars="100" w:firstLine="210"/>
        <w:rPr>
          <w:rFonts w:ascii="ＭＳ 明朝" w:eastAsia="ＭＳ 明朝" w:hAnsi="ＭＳ 明朝"/>
        </w:rPr>
      </w:pPr>
      <w:r>
        <w:rPr>
          <w:rFonts w:ascii="ＭＳ 明朝" w:eastAsia="ＭＳ 明朝" w:hAnsi="ＭＳ 明朝" w:hint="eastAsia"/>
        </w:rPr>
        <w:t>委託者</w:t>
      </w:r>
      <w:r w:rsidRPr="00DF3037">
        <w:rPr>
          <w:rFonts w:ascii="ＭＳ 明朝" w:eastAsia="ＭＳ 明朝" w:hAnsi="ＭＳ 明朝"/>
        </w:rPr>
        <w:t>は</w:t>
      </w:r>
      <w:r>
        <w:rPr>
          <w:rFonts w:ascii="ＭＳ 明朝" w:eastAsia="ＭＳ 明朝" w:hAnsi="ＭＳ 明朝" w:hint="eastAsia"/>
        </w:rPr>
        <w:t>受託者</w:t>
      </w:r>
      <w:r w:rsidRPr="00DF3037">
        <w:rPr>
          <w:rFonts w:ascii="ＭＳ 明朝" w:eastAsia="ＭＳ 明朝" w:hAnsi="ＭＳ 明朝"/>
        </w:rPr>
        <w:t>に対し、別紙「</w:t>
      </w:r>
      <w:r w:rsidR="00CA1E93">
        <w:rPr>
          <w:rFonts w:ascii="ＭＳ 明朝" w:eastAsia="ＭＳ 明朝" w:hAnsi="ＭＳ 明朝" w:hint="eastAsia"/>
        </w:rPr>
        <w:t>業務</w:t>
      </w:r>
      <w:r w:rsidR="00323429">
        <w:rPr>
          <w:rFonts w:ascii="ＭＳ 明朝" w:eastAsia="ＭＳ 明朝" w:hAnsi="ＭＳ 明朝" w:hint="eastAsia"/>
        </w:rPr>
        <w:t>内容</w:t>
      </w:r>
      <w:r w:rsidRPr="00DF3037">
        <w:rPr>
          <w:rFonts w:ascii="ＭＳ 明朝" w:eastAsia="ＭＳ 明朝" w:hAnsi="ＭＳ 明朝"/>
        </w:rPr>
        <w:t>の詳細」の「具体的作業内容」に記載された業務（ただし、</w:t>
      </w:r>
      <w:r>
        <w:rPr>
          <w:rFonts w:ascii="ＭＳ 明朝" w:eastAsia="ＭＳ 明朝" w:hAnsi="ＭＳ 明朝" w:hint="eastAsia"/>
        </w:rPr>
        <w:t>委託者</w:t>
      </w:r>
      <w:r w:rsidRPr="00DF3037">
        <w:rPr>
          <w:rFonts w:ascii="ＭＳ 明朝" w:eastAsia="ＭＳ 明朝" w:hAnsi="ＭＳ 明朝"/>
        </w:rPr>
        <w:t>の担当業務を除く。以下「本件業務」という。）の提供を依頼し、</w:t>
      </w:r>
      <w:r>
        <w:rPr>
          <w:rFonts w:ascii="ＭＳ 明朝" w:eastAsia="ＭＳ 明朝" w:hAnsi="ＭＳ 明朝" w:hint="eastAsia"/>
        </w:rPr>
        <w:t>受託者</w:t>
      </w:r>
      <w:r w:rsidRPr="00DF3037">
        <w:rPr>
          <w:rFonts w:ascii="ＭＳ 明朝" w:eastAsia="ＭＳ 明朝" w:hAnsi="ＭＳ 明朝"/>
        </w:rPr>
        <w:t>はこれを引き受ける。</w:t>
      </w:r>
    </w:p>
    <w:p w14:paraId="6AD810F4" w14:textId="77777777" w:rsidR="00DF3037" w:rsidRPr="00DF3037" w:rsidRDefault="00DF3037" w:rsidP="00DF3037">
      <w:pPr>
        <w:rPr>
          <w:rFonts w:ascii="ＭＳ 明朝" w:eastAsia="ＭＳ 明朝" w:hAnsi="ＭＳ 明朝"/>
        </w:rPr>
      </w:pPr>
    </w:p>
    <w:p w14:paraId="08093F10" w14:textId="77777777" w:rsidR="00311434" w:rsidRDefault="001306DE" w:rsidP="009B4568">
      <w:pPr>
        <w:pStyle w:val="a3"/>
        <w:numPr>
          <w:ilvl w:val="0"/>
          <w:numId w:val="1"/>
        </w:numPr>
        <w:ind w:leftChars="0"/>
        <w:rPr>
          <w:rFonts w:ascii="ＭＳ 明朝" w:eastAsia="ＭＳ 明朝" w:hAnsi="ＭＳ 明朝"/>
        </w:rPr>
      </w:pPr>
      <w:r>
        <w:rPr>
          <w:rFonts w:ascii="ＭＳ 明朝" w:eastAsia="ＭＳ 明朝" w:hAnsi="ＭＳ 明朝" w:hint="eastAsia"/>
        </w:rPr>
        <w:t>（委託料およびその支払時期・方法）</w:t>
      </w:r>
    </w:p>
    <w:p w14:paraId="288A1E2A" w14:textId="22290121" w:rsidR="00323429" w:rsidRDefault="00323429" w:rsidP="005A5FF8">
      <w:pPr>
        <w:pStyle w:val="a3"/>
        <w:numPr>
          <w:ilvl w:val="1"/>
          <w:numId w:val="1"/>
        </w:numPr>
        <w:ind w:leftChars="0" w:left="426"/>
        <w:rPr>
          <w:rFonts w:ascii="ＭＳ 明朝" w:eastAsia="ＭＳ 明朝" w:hAnsi="ＭＳ 明朝"/>
        </w:rPr>
      </w:pPr>
      <w:r>
        <w:rPr>
          <w:rFonts w:ascii="ＭＳ 明朝" w:eastAsia="ＭＳ 明朝" w:hAnsi="ＭＳ 明朝" w:hint="eastAsia"/>
        </w:rPr>
        <w:t>本件</w:t>
      </w:r>
      <w:r w:rsidRPr="00323429">
        <w:rPr>
          <w:rFonts w:ascii="ＭＳ 明朝" w:eastAsia="ＭＳ 明朝" w:hAnsi="ＭＳ 明朝" w:hint="eastAsia"/>
        </w:rPr>
        <w:t>業務の対価は別紙</w:t>
      </w:r>
      <w:r>
        <w:rPr>
          <w:rFonts w:ascii="ＭＳ 明朝" w:eastAsia="ＭＳ 明朝" w:hAnsi="ＭＳ 明朝" w:hint="eastAsia"/>
        </w:rPr>
        <w:t>「業務内容の詳細」</w:t>
      </w:r>
      <w:r w:rsidRPr="00323429">
        <w:rPr>
          <w:rFonts w:ascii="ＭＳ 明朝" w:eastAsia="ＭＳ 明朝" w:hAnsi="ＭＳ 明朝" w:hint="eastAsia"/>
        </w:rPr>
        <w:t>の「委託料」で定めた金額とする。</w:t>
      </w:r>
    </w:p>
    <w:p w14:paraId="666D1B78" w14:textId="34789396" w:rsidR="00323429" w:rsidRDefault="000A2D14" w:rsidP="005A5FF8">
      <w:pPr>
        <w:pStyle w:val="a3"/>
        <w:numPr>
          <w:ilvl w:val="1"/>
          <w:numId w:val="1"/>
        </w:numPr>
        <w:ind w:leftChars="0" w:left="426"/>
        <w:rPr>
          <w:rFonts w:ascii="ＭＳ 明朝" w:eastAsia="ＭＳ 明朝" w:hAnsi="ＭＳ 明朝"/>
        </w:rPr>
      </w:pPr>
      <w:r>
        <w:rPr>
          <w:rFonts w:ascii="ＭＳ 明朝" w:eastAsia="ＭＳ 明朝" w:hAnsi="ＭＳ 明朝" w:hint="eastAsia"/>
        </w:rPr>
        <w:t>委託者</w:t>
      </w:r>
      <w:r w:rsidRPr="000A2D14">
        <w:rPr>
          <w:rFonts w:ascii="ＭＳ 明朝" w:eastAsia="ＭＳ 明朝" w:hAnsi="ＭＳ 明朝" w:hint="eastAsia"/>
        </w:rPr>
        <w:t>は</w:t>
      </w:r>
      <w:r>
        <w:rPr>
          <w:rFonts w:ascii="ＭＳ 明朝" w:eastAsia="ＭＳ 明朝" w:hAnsi="ＭＳ 明朝" w:hint="eastAsia"/>
        </w:rPr>
        <w:t>受託者</w:t>
      </w:r>
      <w:r w:rsidRPr="000A2D14">
        <w:rPr>
          <w:rFonts w:ascii="ＭＳ 明朝" w:eastAsia="ＭＳ 明朝" w:hAnsi="ＭＳ 明朝" w:hint="eastAsia"/>
        </w:rPr>
        <w:t>に対し、</w:t>
      </w:r>
      <w:r>
        <w:rPr>
          <w:rFonts w:ascii="ＭＳ 明朝" w:eastAsia="ＭＳ 明朝" w:hAnsi="ＭＳ 明朝" w:hint="eastAsia"/>
        </w:rPr>
        <w:t>本件</w:t>
      </w:r>
      <w:r w:rsidRPr="000A2D14">
        <w:rPr>
          <w:rFonts w:ascii="ＭＳ 明朝" w:eastAsia="ＭＳ 明朝" w:hAnsi="ＭＳ 明朝" w:hint="eastAsia"/>
        </w:rPr>
        <w:t>業務の対価を、別紙</w:t>
      </w:r>
      <w:r>
        <w:rPr>
          <w:rFonts w:ascii="ＭＳ 明朝" w:eastAsia="ＭＳ 明朝" w:hAnsi="ＭＳ 明朝" w:hint="eastAsia"/>
        </w:rPr>
        <w:t>「業務内容の詳細」</w:t>
      </w:r>
      <w:r w:rsidRPr="000A2D14">
        <w:rPr>
          <w:rFonts w:ascii="ＭＳ 明朝" w:eastAsia="ＭＳ 明朝" w:hAnsi="ＭＳ 明朝" w:hint="eastAsia"/>
        </w:rPr>
        <w:t>の「委託料の支払時期・方法」で定めた時期および方法により支払う。</w:t>
      </w:r>
    </w:p>
    <w:p w14:paraId="1643C3F7" w14:textId="77777777" w:rsidR="000A2D14" w:rsidRPr="000A2D14" w:rsidRDefault="000A2D14" w:rsidP="000A2D14">
      <w:pPr>
        <w:ind w:left="-14"/>
        <w:rPr>
          <w:rFonts w:ascii="ＭＳ 明朝" w:eastAsia="ＭＳ 明朝" w:hAnsi="ＭＳ 明朝"/>
        </w:rPr>
      </w:pPr>
    </w:p>
    <w:p w14:paraId="65C4F013" w14:textId="77777777" w:rsidR="001306DE" w:rsidRDefault="001306DE" w:rsidP="009B4568">
      <w:pPr>
        <w:pStyle w:val="a3"/>
        <w:numPr>
          <w:ilvl w:val="0"/>
          <w:numId w:val="1"/>
        </w:numPr>
        <w:ind w:leftChars="0"/>
        <w:rPr>
          <w:rFonts w:ascii="ＭＳ 明朝" w:eastAsia="ＭＳ 明朝" w:hAnsi="ＭＳ 明朝"/>
        </w:rPr>
      </w:pPr>
      <w:r>
        <w:rPr>
          <w:rFonts w:ascii="ＭＳ 明朝" w:eastAsia="ＭＳ 明朝" w:hAnsi="ＭＳ 明朝" w:hint="eastAsia"/>
        </w:rPr>
        <w:t>（作業期間）</w:t>
      </w:r>
    </w:p>
    <w:p w14:paraId="17398CF4" w14:textId="4C90F295" w:rsidR="000A2D14" w:rsidRDefault="005A5FF8" w:rsidP="000A2D14">
      <w:pPr>
        <w:pStyle w:val="a3"/>
        <w:ind w:leftChars="0" w:left="440"/>
        <w:rPr>
          <w:rFonts w:ascii="ＭＳ 明朝" w:eastAsia="ＭＳ 明朝" w:hAnsi="ＭＳ 明朝"/>
        </w:rPr>
      </w:pPr>
      <w:r w:rsidRPr="005A5FF8">
        <w:rPr>
          <w:rFonts w:ascii="ＭＳ 明朝" w:eastAsia="ＭＳ 明朝" w:hAnsi="ＭＳ 明朝" w:hint="eastAsia"/>
        </w:rPr>
        <w:t>本開発の作業期間は、別紙</w:t>
      </w:r>
      <w:r>
        <w:rPr>
          <w:rFonts w:ascii="ＭＳ 明朝" w:eastAsia="ＭＳ 明朝" w:hAnsi="ＭＳ 明朝" w:hint="eastAsia"/>
        </w:rPr>
        <w:t>「業務内容の詳細」</w:t>
      </w:r>
      <w:r w:rsidRPr="005A5FF8">
        <w:rPr>
          <w:rFonts w:ascii="ＭＳ 明朝" w:eastAsia="ＭＳ 明朝" w:hAnsi="ＭＳ 明朝" w:hint="eastAsia"/>
        </w:rPr>
        <w:t>の「作業期間」に定めたとおりとする。</w:t>
      </w:r>
    </w:p>
    <w:p w14:paraId="5E13D748" w14:textId="77777777" w:rsidR="005A5FF8" w:rsidRPr="005A5FF8" w:rsidRDefault="005A5FF8" w:rsidP="005A5FF8">
      <w:pPr>
        <w:rPr>
          <w:rFonts w:ascii="ＭＳ 明朝" w:eastAsia="ＭＳ 明朝" w:hAnsi="ＭＳ 明朝"/>
        </w:rPr>
      </w:pPr>
    </w:p>
    <w:p w14:paraId="4F3AE9A2" w14:textId="77777777" w:rsidR="001306DE" w:rsidRDefault="0045511E" w:rsidP="009B4568">
      <w:pPr>
        <w:pStyle w:val="a3"/>
        <w:numPr>
          <w:ilvl w:val="0"/>
          <w:numId w:val="1"/>
        </w:numPr>
        <w:ind w:leftChars="0"/>
        <w:rPr>
          <w:rFonts w:ascii="ＭＳ 明朝" w:eastAsia="ＭＳ 明朝" w:hAnsi="ＭＳ 明朝"/>
        </w:rPr>
      </w:pPr>
      <w:r>
        <w:rPr>
          <w:rFonts w:ascii="ＭＳ 明朝" w:eastAsia="ＭＳ 明朝" w:hAnsi="ＭＳ 明朝" w:hint="eastAsia"/>
        </w:rPr>
        <w:t>（</w:t>
      </w:r>
      <w:r w:rsidR="001B5F3C">
        <w:rPr>
          <w:rFonts w:ascii="ＭＳ 明朝" w:eastAsia="ＭＳ 明朝" w:hAnsi="ＭＳ 明朝" w:hint="eastAsia"/>
        </w:rPr>
        <w:t>協力</w:t>
      </w:r>
      <w:r>
        <w:rPr>
          <w:rFonts w:ascii="ＭＳ 明朝" w:eastAsia="ＭＳ 明朝" w:hAnsi="ＭＳ 明朝" w:hint="eastAsia"/>
        </w:rPr>
        <w:t>と各自の作業分担）</w:t>
      </w:r>
    </w:p>
    <w:p w14:paraId="11A8EF21" w14:textId="4CE5A51B" w:rsidR="005A5FF8" w:rsidRDefault="005A5FF8" w:rsidP="005A5FF8">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Pr="005A5FF8">
        <w:rPr>
          <w:rFonts w:ascii="ＭＳ 明朝" w:eastAsia="ＭＳ 明朝" w:hAnsi="ＭＳ 明朝"/>
        </w:rPr>
        <w:t>および</w:t>
      </w:r>
      <w:r>
        <w:rPr>
          <w:rFonts w:ascii="ＭＳ 明朝" w:eastAsia="ＭＳ 明朝" w:hAnsi="ＭＳ 明朝" w:hint="eastAsia"/>
        </w:rPr>
        <w:t>受託者</w:t>
      </w:r>
      <w:r w:rsidRPr="005A5FF8">
        <w:rPr>
          <w:rFonts w:ascii="ＭＳ 明朝" w:eastAsia="ＭＳ 明朝" w:hAnsi="ＭＳ 明朝"/>
        </w:rPr>
        <w:t>は、本契約の履行においてはお互いに協力しなければならない。</w:t>
      </w:r>
    </w:p>
    <w:p w14:paraId="1150A2B8" w14:textId="161F8A3A" w:rsidR="005A5FF8" w:rsidRDefault="005A5FF8" w:rsidP="005A5FF8">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Pr="005A5FF8">
        <w:rPr>
          <w:rFonts w:ascii="ＭＳ 明朝" w:eastAsia="ＭＳ 明朝" w:hAnsi="ＭＳ 明朝"/>
        </w:rPr>
        <w:t>と</w:t>
      </w:r>
      <w:r>
        <w:rPr>
          <w:rFonts w:ascii="ＭＳ 明朝" w:eastAsia="ＭＳ 明朝" w:hAnsi="ＭＳ 明朝" w:hint="eastAsia"/>
        </w:rPr>
        <w:t>受託者</w:t>
      </w:r>
      <w:r w:rsidRPr="005A5FF8">
        <w:rPr>
          <w:rFonts w:ascii="ＭＳ 明朝" w:eastAsia="ＭＳ 明朝" w:hAnsi="ＭＳ 明朝"/>
        </w:rPr>
        <w:t>の作業分担は、別紙「業務内容の詳細」の「作業体制」および「具体的作業内容」においてその詳細を定める。</w:t>
      </w:r>
    </w:p>
    <w:p w14:paraId="3DDA29B8" w14:textId="77777777" w:rsidR="005A5FF8" w:rsidRPr="005A5FF8" w:rsidRDefault="005A5FF8" w:rsidP="005A5FF8">
      <w:pPr>
        <w:rPr>
          <w:rFonts w:ascii="ＭＳ 明朝" w:eastAsia="ＭＳ 明朝" w:hAnsi="ＭＳ 明朝"/>
        </w:rPr>
      </w:pPr>
    </w:p>
    <w:p w14:paraId="2221D8CD" w14:textId="19F449AC" w:rsidR="001B5F3C" w:rsidRDefault="001B5F3C" w:rsidP="009B4568">
      <w:pPr>
        <w:pStyle w:val="a3"/>
        <w:numPr>
          <w:ilvl w:val="0"/>
          <w:numId w:val="1"/>
        </w:numPr>
        <w:ind w:leftChars="0"/>
        <w:rPr>
          <w:rFonts w:ascii="ＭＳ 明朝" w:eastAsia="ＭＳ 明朝" w:hAnsi="ＭＳ 明朝"/>
        </w:rPr>
      </w:pPr>
      <w:r>
        <w:rPr>
          <w:rFonts w:ascii="ＭＳ 明朝" w:eastAsia="ＭＳ 明朝" w:hAnsi="ＭＳ 明朝" w:hint="eastAsia"/>
        </w:rPr>
        <w:t>（</w:t>
      </w:r>
      <w:r w:rsidR="00540D66">
        <w:rPr>
          <w:rFonts w:ascii="ＭＳ 明朝" w:eastAsia="ＭＳ 明朝" w:hAnsi="ＭＳ 明朝" w:hint="eastAsia"/>
        </w:rPr>
        <w:t>受託者</w:t>
      </w:r>
      <w:r>
        <w:rPr>
          <w:rFonts w:ascii="ＭＳ 明朝" w:eastAsia="ＭＳ 明朝" w:hAnsi="ＭＳ 明朝" w:hint="eastAsia"/>
        </w:rPr>
        <w:t>の義務）</w:t>
      </w:r>
    </w:p>
    <w:p w14:paraId="7164115D" w14:textId="69EAE1B4" w:rsidR="005A5FF8" w:rsidRPr="00540D66" w:rsidRDefault="00540D66" w:rsidP="00540D66">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540D66">
        <w:rPr>
          <w:rFonts w:ascii="ＭＳ 明朝" w:eastAsia="ＭＳ 明朝" w:hAnsi="ＭＳ 明朝"/>
        </w:rPr>
        <w:t>は、情報処理技術に関する業界の一般的な専門知識に基づき、善良な管理者の</w:t>
      </w:r>
      <w:r w:rsidRPr="00540D66">
        <w:rPr>
          <w:rFonts w:ascii="ＭＳ 明朝" w:eastAsia="ＭＳ 明朝" w:hAnsi="ＭＳ 明朝"/>
        </w:rPr>
        <w:lastRenderedPageBreak/>
        <w:t>注意をもって、本件業務を行う義務を負う。</w:t>
      </w:r>
    </w:p>
    <w:p w14:paraId="260955FF" w14:textId="6F8E9B4A" w:rsidR="00540D66" w:rsidRDefault="00540D66" w:rsidP="005A5FF8">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540D66">
        <w:rPr>
          <w:rFonts w:ascii="ＭＳ 明朝" w:eastAsia="ＭＳ 明朝" w:hAnsi="ＭＳ 明朝"/>
        </w:rPr>
        <w:t>は、本件成果物について完成義務を負わず、本件成果物等が</w:t>
      </w:r>
      <w:r>
        <w:rPr>
          <w:rFonts w:ascii="ＭＳ 明朝" w:eastAsia="ＭＳ 明朝" w:hAnsi="ＭＳ 明朝" w:hint="eastAsia"/>
        </w:rPr>
        <w:t>委託者</w:t>
      </w:r>
      <w:r w:rsidRPr="00540D66">
        <w:rPr>
          <w:rFonts w:ascii="ＭＳ 明朝" w:eastAsia="ＭＳ 明朝" w:hAnsi="ＭＳ 明朝"/>
        </w:rPr>
        <w:t>の業務課題の解決、業績の改善・向上その他の成果や特定の結果等を保証しない。</w:t>
      </w:r>
    </w:p>
    <w:p w14:paraId="0F03BBD8" w14:textId="77777777" w:rsidR="00540D66" w:rsidRPr="00540D66" w:rsidRDefault="00540D66" w:rsidP="00540D66">
      <w:pPr>
        <w:rPr>
          <w:rFonts w:ascii="ＭＳ 明朝" w:eastAsia="ＭＳ 明朝" w:hAnsi="ＭＳ 明朝"/>
        </w:rPr>
      </w:pPr>
    </w:p>
    <w:p w14:paraId="42A8D2DD" w14:textId="77777777" w:rsidR="00B51707" w:rsidRPr="00B51707" w:rsidRDefault="00B51707" w:rsidP="00B51707">
      <w:pPr>
        <w:rPr>
          <w:rFonts w:ascii="ＭＳ 明朝" w:eastAsia="ＭＳ 明朝" w:hAnsi="ＭＳ 明朝"/>
        </w:rPr>
      </w:pPr>
    </w:p>
    <w:p w14:paraId="5D7EEBF7" w14:textId="77777777" w:rsidR="001B5F3C" w:rsidRDefault="00B255F3" w:rsidP="009B4568">
      <w:pPr>
        <w:pStyle w:val="a3"/>
        <w:numPr>
          <w:ilvl w:val="0"/>
          <w:numId w:val="1"/>
        </w:numPr>
        <w:ind w:leftChars="0"/>
        <w:rPr>
          <w:rFonts w:ascii="ＭＳ 明朝" w:eastAsia="ＭＳ 明朝" w:hAnsi="ＭＳ 明朝"/>
        </w:rPr>
      </w:pPr>
      <w:commentRangeStart w:id="0"/>
      <w:r>
        <w:rPr>
          <w:rFonts w:ascii="ＭＳ 明朝" w:eastAsia="ＭＳ 明朝" w:hAnsi="ＭＳ 明朝" w:hint="eastAsia"/>
        </w:rPr>
        <w:t>（再委託）</w:t>
      </w:r>
      <w:commentRangeEnd w:id="0"/>
      <w:r w:rsidR="00133D55">
        <w:rPr>
          <w:rStyle w:val="a4"/>
          <w:rFonts w:ascii="ＭＳ 明朝" w:eastAsia="ＭＳ 明朝" w:hAnsi="ＭＳ 明朝"/>
          <w:sz w:val="21"/>
          <w:szCs w:val="22"/>
        </w:rPr>
        <w:commentReference w:id="0"/>
      </w:r>
    </w:p>
    <w:p w14:paraId="10E182B0" w14:textId="2E8DFD6E" w:rsidR="00555094" w:rsidRDefault="00555094" w:rsidP="00555094">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555094">
        <w:rPr>
          <w:rFonts w:ascii="ＭＳ 明朝" w:eastAsia="ＭＳ 明朝" w:hAnsi="ＭＳ 明朝" w:hint="eastAsia"/>
        </w:rPr>
        <w:t>は、</w:t>
      </w:r>
      <w:r>
        <w:rPr>
          <w:rFonts w:ascii="ＭＳ 明朝" w:eastAsia="ＭＳ 明朝" w:hAnsi="ＭＳ 明朝" w:hint="eastAsia"/>
        </w:rPr>
        <w:t>本件</w:t>
      </w:r>
      <w:r w:rsidRPr="00555094">
        <w:rPr>
          <w:rFonts w:ascii="ＭＳ 明朝" w:eastAsia="ＭＳ 明朝" w:hAnsi="ＭＳ 明朝" w:hint="eastAsia"/>
        </w:rPr>
        <w:t>業務の一部を第三者（以下「委託先」という。）に再委託することができる</w:t>
      </w:r>
      <w:r w:rsidR="00EE0DA3">
        <w:rPr>
          <w:rFonts w:ascii="ＭＳ 明朝" w:eastAsia="ＭＳ 明朝" w:hAnsi="ＭＳ 明朝" w:hint="eastAsia"/>
        </w:rPr>
        <w:t>。</w:t>
      </w:r>
    </w:p>
    <w:p w14:paraId="58513C08" w14:textId="404F5441" w:rsidR="00555094" w:rsidRDefault="00555094" w:rsidP="00555094">
      <w:pPr>
        <w:pStyle w:val="a3"/>
        <w:numPr>
          <w:ilvl w:val="1"/>
          <w:numId w:val="1"/>
        </w:numPr>
        <w:ind w:leftChars="0"/>
        <w:rPr>
          <w:rFonts w:ascii="ＭＳ 明朝" w:eastAsia="ＭＳ 明朝" w:hAnsi="ＭＳ 明朝"/>
        </w:rPr>
      </w:pPr>
      <w:r w:rsidRPr="00555094">
        <w:rPr>
          <w:rFonts w:ascii="ＭＳ 明朝" w:eastAsia="ＭＳ 明朝" w:hAnsi="ＭＳ 明朝" w:hint="eastAsia"/>
        </w:rPr>
        <w:t>前項の定めに従い委託先に本開発の遂行を委託する場合、</w:t>
      </w:r>
      <w:r>
        <w:rPr>
          <w:rFonts w:ascii="ＭＳ 明朝" w:eastAsia="ＭＳ 明朝" w:hAnsi="ＭＳ 明朝" w:hint="eastAsia"/>
        </w:rPr>
        <w:t>受託者</w:t>
      </w:r>
      <w:r w:rsidRPr="00555094">
        <w:rPr>
          <w:rFonts w:ascii="ＭＳ 明朝" w:eastAsia="ＭＳ 明朝" w:hAnsi="ＭＳ 明朝" w:hint="eastAsia"/>
        </w:rPr>
        <w:t>は、本契約における自己の義務と同等の義務を、委託先に課す。</w:t>
      </w:r>
    </w:p>
    <w:p w14:paraId="27D9B510" w14:textId="1E00A801" w:rsidR="00555094" w:rsidRDefault="00555094" w:rsidP="00555094">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555094">
        <w:rPr>
          <w:rFonts w:ascii="ＭＳ 明朝" w:eastAsia="ＭＳ 明朝" w:hAnsi="ＭＳ 明朝" w:hint="eastAsia"/>
        </w:rPr>
        <w:t>は、委託先による業務の遂行について、</w:t>
      </w:r>
      <w:r>
        <w:rPr>
          <w:rFonts w:ascii="ＭＳ 明朝" w:eastAsia="ＭＳ 明朝" w:hAnsi="ＭＳ 明朝" w:hint="eastAsia"/>
        </w:rPr>
        <w:t>委託者</w:t>
      </w:r>
      <w:r w:rsidRPr="00555094">
        <w:rPr>
          <w:rFonts w:ascii="ＭＳ 明朝" w:eastAsia="ＭＳ 明朝" w:hAnsi="ＭＳ 明朝" w:hint="eastAsia"/>
        </w:rPr>
        <w:t>に帰責事由がある場合を除き、自ら業務を遂行した場合と同様の責任を負う。ただし、</w:t>
      </w:r>
      <w:r>
        <w:rPr>
          <w:rFonts w:ascii="ＭＳ 明朝" w:eastAsia="ＭＳ 明朝" w:hAnsi="ＭＳ 明朝" w:hint="eastAsia"/>
        </w:rPr>
        <w:t>委託者</w:t>
      </w:r>
      <w:r w:rsidRPr="00555094">
        <w:rPr>
          <w:rFonts w:ascii="ＭＳ 明朝" w:eastAsia="ＭＳ 明朝" w:hAnsi="ＭＳ 明朝" w:hint="eastAsia"/>
        </w:rPr>
        <w:t>の指定した委託先による業務の遂行については、</w:t>
      </w:r>
      <w:r>
        <w:rPr>
          <w:rFonts w:ascii="ＭＳ 明朝" w:eastAsia="ＭＳ 明朝" w:hAnsi="ＭＳ 明朝" w:hint="eastAsia"/>
        </w:rPr>
        <w:t>受託者</w:t>
      </w:r>
      <w:r w:rsidRPr="00555094">
        <w:rPr>
          <w:rFonts w:ascii="ＭＳ 明朝" w:eastAsia="ＭＳ 明朝" w:hAnsi="ＭＳ 明朝" w:hint="eastAsia"/>
        </w:rPr>
        <w:t>に故意または重過失がある場合を除き、責任を負わない。</w:t>
      </w:r>
    </w:p>
    <w:p w14:paraId="3D5CBB74" w14:textId="77777777" w:rsidR="00555094" w:rsidRPr="00555094" w:rsidRDefault="00555094" w:rsidP="00555094">
      <w:pPr>
        <w:rPr>
          <w:rFonts w:ascii="ＭＳ 明朝" w:eastAsia="ＭＳ 明朝" w:hAnsi="ＭＳ 明朝"/>
        </w:rPr>
      </w:pPr>
    </w:p>
    <w:p w14:paraId="692F43C3" w14:textId="77777777" w:rsidR="00B255F3" w:rsidRDefault="00B255F3" w:rsidP="009B4568">
      <w:pPr>
        <w:pStyle w:val="a3"/>
        <w:numPr>
          <w:ilvl w:val="0"/>
          <w:numId w:val="1"/>
        </w:numPr>
        <w:ind w:leftChars="0"/>
        <w:rPr>
          <w:rFonts w:ascii="ＭＳ 明朝" w:eastAsia="ＭＳ 明朝" w:hAnsi="ＭＳ 明朝"/>
        </w:rPr>
      </w:pPr>
      <w:r>
        <w:rPr>
          <w:rFonts w:ascii="ＭＳ 明朝" w:eastAsia="ＭＳ 明朝" w:hAnsi="ＭＳ 明朝" w:hint="eastAsia"/>
        </w:rPr>
        <w:t>（本契約の変更）</w:t>
      </w:r>
    </w:p>
    <w:p w14:paraId="12E2C3D8" w14:textId="505A8E6B" w:rsidR="00555094" w:rsidRDefault="00405D54" w:rsidP="00555094">
      <w:pPr>
        <w:pStyle w:val="a3"/>
        <w:numPr>
          <w:ilvl w:val="1"/>
          <w:numId w:val="1"/>
        </w:numPr>
        <w:ind w:leftChars="0"/>
        <w:rPr>
          <w:rFonts w:ascii="ＭＳ 明朝" w:eastAsia="ＭＳ 明朝" w:hAnsi="ＭＳ 明朝"/>
        </w:rPr>
      </w:pPr>
      <w:r>
        <w:rPr>
          <w:rFonts w:ascii="ＭＳ 明朝" w:eastAsia="ＭＳ 明朝" w:hAnsi="ＭＳ 明朝" w:hint="eastAsia"/>
        </w:rPr>
        <w:t>本契約の変更は、当該変更内容につき事前に</w:t>
      </w:r>
      <w:r w:rsidR="00FD1DC4">
        <w:rPr>
          <w:rFonts w:ascii="ＭＳ 明朝" w:eastAsia="ＭＳ 明朝" w:hAnsi="ＭＳ 明朝" w:hint="eastAsia"/>
        </w:rPr>
        <w:t>委託者および受託者</w:t>
      </w:r>
      <w:r w:rsidR="0083390C">
        <w:rPr>
          <w:rFonts w:ascii="ＭＳ 明朝" w:eastAsia="ＭＳ 明朝" w:hAnsi="ＭＳ 明朝" w:hint="eastAsia"/>
        </w:rPr>
        <w:t>が協議の上、別途、書面により変更契約を締結することによってのみこれを行うことができる。</w:t>
      </w:r>
    </w:p>
    <w:p w14:paraId="4395E2EB" w14:textId="712D91A2" w:rsidR="0083390C" w:rsidRDefault="0083390C" w:rsidP="00555094">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委託者および受託者は、本開発においては、両当事者が一旦合意した</w:t>
      </w:r>
      <w:r w:rsidR="00A00AEC" w:rsidRPr="00A00AEC">
        <w:rPr>
          <w:rFonts w:ascii="ＭＳ 明朝" w:eastAsia="ＭＳ 明朝" w:hAnsi="ＭＳ 明朝"/>
        </w:rPr>
        <w:t>事項（開発対象、開発期間、開発費用等を含むが、これらに限られない。）が、事後的に変更される場合があることに鑑み、一方当事者より本契約の内容について、変更の協議の要請があったときは、速やかに協議に応じなければならない。</w:t>
      </w:r>
    </w:p>
    <w:p w14:paraId="4411C749" w14:textId="2FA432A9" w:rsidR="00A00AEC" w:rsidRDefault="00A00AEC" w:rsidP="00555094">
      <w:pPr>
        <w:pStyle w:val="a3"/>
        <w:numPr>
          <w:ilvl w:val="1"/>
          <w:numId w:val="1"/>
        </w:numPr>
        <w:ind w:leftChars="0"/>
        <w:rPr>
          <w:rFonts w:ascii="ＭＳ 明朝" w:eastAsia="ＭＳ 明朝" w:hAnsi="ＭＳ 明朝"/>
        </w:rPr>
      </w:pPr>
      <w:r w:rsidRPr="00A00AEC">
        <w:rPr>
          <w:rFonts w:ascii="ＭＳ 明朝" w:eastAsia="ＭＳ 明朝" w:hAnsi="ＭＳ 明朝"/>
        </w:rPr>
        <w:t>変更協議においては、変更の対象、変更の可否、変更による代金・納期に対する影響等を検討し、変更を行うかについて両当事者とも誠実に協議する。</w:t>
      </w:r>
    </w:p>
    <w:p w14:paraId="0E698DA6" w14:textId="77777777" w:rsidR="00A00AEC" w:rsidRPr="00A00AEC" w:rsidRDefault="00A00AEC" w:rsidP="00A00AEC">
      <w:pPr>
        <w:rPr>
          <w:rFonts w:ascii="ＭＳ 明朝" w:eastAsia="ＭＳ 明朝" w:hAnsi="ＭＳ 明朝"/>
        </w:rPr>
      </w:pPr>
    </w:p>
    <w:p w14:paraId="5547724B" w14:textId="77777777" w:rsidR="00B255F3" w:rsidRDefault="00CB2FCE" w:rsidP="009B4568">
      <w:pPr>
        <w:pStyle w:val="a3"/>
        <w:numPr>
          <w:ilvl w:val="0"/>
          <w:numId w:val="1"/>
        </w:numPr>
        <w:ind w:leftChars="0"/>
        <w:rPr>
          <w:rFonts w:ascii="ＭＳ 明朝" w:eastAsia="ＭＳ 明朝" w:hAnsi="ＭＳ 明朝"/>
        </w:rPr>
      </w:pPr>
      <w:commentRangeStart w:id="1"/>
      <w:commentRangeStart w:id="2"/>
      <w:r>
        <w:rPr>
          <w:rFonts w:ascii="ＭＳ 明朝" w:eastAsia="ＭＳ 明朝" w:hAnsi="ＭＳ 明朝" w:hint="eastAsia"/>
        </w:rPr>
        <w:t>（本件成果物の提供および業務終了の確認）</w:t>
      </w:r>
      <w:commentRangeEnd w:id="1"/>
      <w:r w:rsidR="00133D55">
        <w:rPr>
          <w:rStyle w:val="a4"/>
          <w:rFonts w:ascii="ＭＳ 明朝" w:eastAsia="ＭＳ 明朝" w:hAnsi="ＭＳ 明朝"/>
          <w:sz w:val="21"/>
          <w:szCs w:val="22"/>
        </w:rPr>
        <w:commentReference w:id="1"/>
      </w:r>
      <w:commentRangeEnd w:id="2"/>
      <w:r w:rsidR="0070189F">
        <w:rPr>
          <w:rStyle w:val="a4"/>
          <w:rFonts w:ascii="ＭＳ 明朝" w:eastAsia="ＭＳ 明朝" w:hAnsi="ＭＳ 明朝"/>
          <w:sz w:val="21"/>
          <w:szCs w:val="22"/>
        </w:rPr>
        <w:commentReference w:id="2"/>
      </w:r>
    </w:p>
    <w:p w14:paraId="2989FAD1" w14:textId="412148EE" w:rsidR="00A00AEC" w:rsidRDefault="000E6AA8" w:rsidP="00077F7A">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5931E8" w:rsidRPr="005931E8">
        <w:rPr>
          <w:rFonts w:ascii="ＭＳ 明朝" w:eastAsia="ＭＳ 明朝" w:hAnsi="ＭＳ 明朝"/>
        </w:rPr>
        <w:t>は、別紙「業務内容の詳細」の「業務の完了」に記載した成果物提供期限までに、</w:t>
      </w:r>
      <w:r>
        <w:rPr>
          <w:rFonts w:ascii="ＭＳ 明朝" w:eastAsia="ＭＳ 明朝" w:hAnsi="ＭＳ 明朝" w:hint="eastAsia"/>
        </w:rPr>
        <w:t>委託者</w:t>
      </w:r>
      <w:r w:rsidR="005931E8" w:rsidRPr="005931E8">
        <w:rPr>
          <w:rFonts w:ascii="ＭＳ 明朝" w:eastAsia="ＭＳ 明朝" w:hAnsi="ＭＳ 明朝"/>
        </w:rPr>
        <w:t>に本件成果物を提供する。</w:t>
      </w:r>
    </w:p>
    <w:p w14:paraId="13156608" w14:textId="02136E5C" w:rsidR="005931E8" w:rsidRDefault="000E6AA8" w:rsidP="00077F7A">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005931E8" w:rsidRPr="005931E8">
        <w:rPr>
          <w:rFonts w:ascii="ＭＳ 明朝" w:eastAsia="ＭＳ 明朝" w:hAnsi="ＭＳ 明朝"/>
        </w:rPr>
        <w:t>は、別紙「業務内容の詳細」の「業務の完了」に記載した確認期間（以下「確認期間」という。）内に、本件成果物の提供を受けたことを確認し、</w:t>
      </w:r>
      <w:r w:rsidR="00A61B79">
        <w:rPr>
          <w:rFonts w:ascii="ＭＳ 明朝" w:eastAsia="ＭＳ 明朝" w:hAnsi="ＭＳ 明朝" w:hint="eastAsia"/>
        </w:rPr>
        <w:t>受託者</w:t>
      </w:r>
      <w:r w:rsidR="00A61B79" w:rsidRPr="00A61B79">
        <w:rPr>
          <w:rFonts w:ascii="ＭＳ 明朝" w:eastAsia="ＭＳ 明朝" w:hAnsi="ＭＳ 明朝" w:hint="eastAsia"/>
        </w:rPr>
        <w:t>所定の方法（電子メール等による通知を含む）により</w:t>
      </w:r>
      <w:r w:rsidR="00A61B79">
        <w:rPr>
          <w:rFonts w:ascii="ＭＳ 明朝" w:eastAsia="ＭＳ 明朝" w:hAnsi="ＭＳ 明朝" w:hint="eastAsia"/>
        </w:rPr>
        <w:t>受託者</w:t>
      </w:r>
      <w:r w:rsidR="00A61B79" w:rsidRPr="00A61B79">
        <w:rPr>
          <w:rFonts w:ascii="ＭＳ 明朝" w:eastAsia="ＭＳ 明朝" w:hAnsi="ＭＳ 明朝" w:hint="eastAsia"/>
        </w:rPr>
        <w:t>に通知する。</w:t>
      </w:r>
    </w:p>
    <w:p w14:paraId="5A4797E0" w14:textId="05C41705" w:rsidR="005931E8" w:rsidRDefault="000E6AA8" w:rsidP="00077F7A">
      <w:pPr>
        <w:pStyle w:val="a3"/>
        <w:numPr>
          <w:ilvl w:val="1"/>
          <w:numId w:val="1"/>
        </w:numPr>
        <w:ind w:leftChars="0"/>
        <w:rPr>
          <w:rFonts w:ascii="ＭＳ 明朝" w:eastAsia="ＭＳ 明朝" w:hAnsi="ＭＳ 明朝"/>
        </w:rPr>
      </w:pPr>
      <w:r w:rsidRPr="000E6AA8">
        <w:rPr>
          <w:rFonts w:ascii="ＭＳ 明朝" w:eastAsia="ＭＳ 明朝" w:hAnsi="ＭＳ 明朝"/>
        </w:rPr>
        <w:t>前項の定めに従い、</w:t>
      </w:r>
      <w:r w:rsidR="00A61B79">
        <w:rPr>
          <w:rFonts w:ascii="ＭＳ 明朝" w:eastAsia="ＭＳ 明朝" w:hAnsi="ＭＳ 明朝" w:hint="eastAsia"/>
        </w:rPr>
        <w:t>委託者</w:t>
      </w:r>
      <w:r w:rsidRPr="000E6AA8">
        <w:rPr>
          <w:rFonts w:ascii="ＭＳ 明朝" w:eastAsia="ＭＳ 明朝" w:hAnsi="ＭＳ 明朝"/>
        </w:rPr>
        <w:t>が</w:t>
      </w:r>
      <w:r w:rsidR="00A61B79">
        <w:rPr>
          <w:rFonts w:ascii="ＭＳ 明朝" w:eastAsia="ＭＳ 明朝" w:hAnsi="ＭＳ 明朝" w:hint="eastAsia"/>
        </w:rPr>
        <w:t>受託者</w:t>
      </w:r>
      <w:r w:rsidRPr="000E6AA8">
        <w:rPr>
          <w:rFonts w:ascii="ＭＳ 明朝" w:eastAsia="ＭＳ 明朝" w:hAnsi="ＭＳ 明朝"/>
        </w:rPr>
        <w:t>に</w:t>
      </w:r>
      <w:r w:rsidR="00A61B79">
        <w:rPr>
          <w:rFonts w:ascii="ＭＳ 明朝" w:eastAsia="ＭＳ 明朝" w:hAnsi="ＭＳ 明朝" w:hint="eastAsia"/>
        </w:rPr>
        <w:t>通知</w:t>
      </w:r>
      <w:r w:rsidRPr="000E6AA8">
        <w:rPr>
          <w:rFonts w:ascii="ＭＳ 明朝" w:eastAsia="ＭＳ 明朝" w:hAnsi="ＭＳ 明朝"/>
        </w:rPr>
        <w:t>した時に、</w:t>
      </w:r>
      <w:r w:rsidR="00A61B79">
        <w:rPr>
          <w:rFonts w:ascii="ＭＳ 明朝" w:eastAsia="ＭＳ 明朝" w:hAnsi="ＭＳ 明朝" w:hint="eastAsia"/>
        </w:rPr>
        <w:t>委託者</w:t>
      </w:r>
      <w:r w:rsidRPr="000E6AA8">
        <w:rPr>
          <w:rFonts w:ascii="ＭＳ 明朝" w:eastAsia="ＭＳ 明朝" w:hAnsi="ＭＳ 明朝"/>
        </w:rPr>
        <w:t>の確認が完了したものとする。ただし、確認期間内に</w:t>
      </w:r>
      <w:r w:rsidR="00A61B79">
        <w:rPr>
          <w:rFonts w:ascii="ＭＳ 明朝" w:eastAsia="ＭＳ 明朝" w:hAnsi="ＭＳ 明朝" w:hint="eastAsia"/>
        </w:rPr>
        <w:t>、委託者</w:t>
      </w:r>
      <w:r w:rsidRPr="000E6AA8">
        <w:rPr>
          <w:rFonts w:ascii="ＭＳ 明朝" w:eastAsia="ＭＳ 明朝" w:hAnsi="ＭＳ 明朝"/>
        </w:rPr>
        <w:t>から書面</w:t>
      </w:r>
      <w:r w:rsidR="00A61B79">
        <w:rPr>
          <w:rFonts w:ascii="ＭＳ 明朝" w:eastAsia="ＭＳ 明朝" w:hAnsi="ＭＳ 明朝" w:hint="eastAsia"/>
        </w:rPr>
        <w:t>等</w:t>
      </w:r>
      <w:r w:rsidRPr="000E6AA8">
        <w:rPr>
          <w:rFonts w:ascii="ＭＳ 明朝" w:eastAsia="ＭＳ 明朝" w:hAnsi="ＭＳ 明朝"/>
        </w:rPr>
        <w:t>で具体的な理由を明示して異議を述べないときは、</w:t>
      </w:r>
      <w:r w:rsidR="00A61B79">
        <w:rPr>
          <w:rFonts w:ascii="ＭＳ 明朝" w:eastAsia="ＭＳ 明朝" w:hAnsi="ＭＳ 明朝" w:hint="eastAsia"/>
        </w:rPr>
        <w:t>委託者から受託者への通知</w:t>
      </w:r>
      <w:r w:rsidRPr="000E6AA8">
        <w:rPr>
          <w:rFonts w:ascii="ＭＳ 明朝" w:eastAsia="ＭＳ 明朝" w:hAnsi="ＭＳ 明朝"/>
        </w:rPr>
        <w:t>がなくとも、当該期間の満了時に確認が完了したものとする。</w:t>
      </w:r>
    </w:p>
    <w:p w14:paraId="242BE1BB" w14:textId="77777777" w:rsidR="000E6AA8" w:rsidRPr="000E6AA8" w:rsidRDefault="000E6AA8" w:rsidP="000E6AA8">
      <w:pPr>
        <w:rPr>
          <w:rFonts w:ascii="ＭＳ 明朝" w:eastAsia="ＭＳ 明朝" w:hAnsi="ＭＳ 明朝"/>
        </w:rPr>
      </w:pPr>
    </w:p>
    <w:p w14:paraId="30F89B03" w14:textId="77777777" w:rsidR="00CB2FCE" w:rsidRDefault="00CB2FCE" w:rsidP="009B4568">
      <w:pPr>
        <w:pStyle w:val="a3"/>
        <w:numPr>
          <w:ilvl w:val="0"/>
          <w:numId w:val="1"/>
        </w:numPr>
        <w:ind w:leftChars="0"/>
        <w:rPr>
          <w:rFonts w:ascii="ＭＳ 明朝" w:eastAsia="ＭＳ 明朝" w:hAnsi="ＭＳ 明朝"/>
        </w:rPr>
      </w:pPr>
      <w:r>
        <w:rPr>
          <w:rFonts w:ascii="ＭＳ 明朝" w:eastAsia="ＭＳ 明朝" w:hAnsi="ＭＳ 明朝" w:hint="eastAsia"/>
        </w:rPr>
        <w:lastRenderedPageBreak/>
        <w:t>（対象データ等）</w:t>
      </w:r>
    </w:p>
    <w:p w14:paraId="73E8F84B" w14:textId="75B51513" w:rsidR="00B267A5" w:rsidRDefault="00B267A5" w:rsidP="00B267A5">
      <w:pPr>
        <w:pStyle w:val="a3"/>
        <w:numPr>
          <w:ilvl w:val="1"/>
          <w:numId w:val="1"/>
        </w:numPr>
        <w:ind w:leftChars="0"/>
        <w:rPr>
          <w:rFonts w:ascii="ＭＳ 明朝" w:eastAsia="ＭＳ 明朝" w:hAnsi="ＭＳ 明朝"/>
        </w:rPr>
      </w:pPr>
      <w:r>
        <w:rPr>
          <w:rFonts w:ascii="ＭＳ 明朝" w:eastAsia="ＭＳ 明朝" w:hAnsi="ＭＳ 明朝"/>
        </w:rPr>
        <w:t>委託者</w:t>
      </w:r>
      <w:r w:rsidRPr="00B267A5">
        <w:rPr>
          <w:rFonts w:ascii="ＭＳ 明朝" w:eastAsia="ＭＳ 明朝" w:hAnsi="ＭＳ 明朝"/>
        </w:rPr>
        <w:t>は、</w:t>
      </w:r>
      <w:r>
        <w:rPr>
          <w:rFonts w:ascii="ＭＳ 明朝" w:eastAsia="ＭＳ 明朝" w:hAnsi="ＭＳ 明朝"/>
        </w:rPr>
        <w:t>受託者</w:t>
      </w:r>
      <w:r w:rsidRPr="00B267A5">
        <w:rPr>
          <w:rFonts w:ascii="ＭＳ 明朝" w:eastAsia="ＭＳ 明朝" w:hAnsi="ＭＳ 明朝"/>
        </w:rPr>
        <w:t>に対し、別紙「業務内容の詳細」の</w:t>
      </w:r>
      <w:r>
        <w:rPr>
          <w:rFonts w:ascii="ＭＳ 明朝" w:eastAsia="ＭＳ 明朝" w:hAnsi="ＭＳ 明朝" w:hint="eastAsia"/>
        </w:rPr>
        <w:t>「対象データの明細」</w:t>
      </w:r>
      <w:r w:rsidRPr="00B267A5">
        <w:rPr>
          <w:rFonts w:ascii="ＭＳ 明朝" w:eastAsia="ＭＳ 明朝" w:hAnsi="ＭＳ 明朝"/>
        </w:rPr>
        <w:t>に従い、提供するものとする</w:t>
      </w:r>
      <w:r>
        <w:rPr>
          <w:rFonts w:ascii="ＭＳ 明朝" w:eastAsia="ＭＳ 明朝" w:hAnsi="ＭＳ 明朝" w:hint="eastAsia"/>
        </w:rPr>
        <w:t>。</w:t>
      </w:r>
    </w:p>
    <w:p w14:paraId="21D716E4" w14:textId="0487DC75" w:rsidR="00B267A5" w:rsidRDefault="00695113" w:rsidP="00B267A5">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Pr="00695113">
        <w:rPr>
          <w:rFonts w:ascii="ＭＳ 明朝" w:eastAsia="ＭＳ 明朝" w:hAnsi="ＭＳ 明朝" w:hint="eastAsia"/>
        </w:rPr>
        <w:t>は、</w:t>
      </w:r>
      <w:r>
        <w:rPr>
          <w:rFonts w:ascii="ＭＳ 明朝" w:eastAsia="ＭＳ 明朝" w:hAnsi="ＭＳ 明朝" w:hint="eastAsia"/>
        </w:rPr>
        <w:t>受託者</w:t>
      </w:r>
      <w:r w:rsidRPr="00695113">
        <w:rPr>
          <w:rFonts w:ascii="ＭＳ 明朝" w:eastAsia="ＭＳ 明朝" w:hAnsi="ＭＳ 明朝" w:hint="eastAsia"/>
        </w:rPr>
        <w:t>に対し、本開発に合理的に必要なものとして</w:t>
      </w:r>
      <w:r>
        <w:rPr>
          <w:rFonts w:ascii="ＭＳ 明朝" w:eastAsia="ＭＳ 明朝" w:hAnsi="ＭＳ 明朝" w:hint="eastAsia"/>
        </w:rPr>
        <w:t>受託者</w:t>
      </w:r>
      <w:r w:rsidRPr="00695113">
        <w:rPr>
          <w:rFonts w:ascii="ＭＳ 明朝" w:eastAsia="ＭＳ 明朝" w:hAnsi="ＭＳ 明朝" w:hint="eastAsia"/>
        </w:rPr>
        <w:t>が要求し、</w:t>
      </w:r>
      <w:r>
        <w:rPr>
          <w:rFonts w:ascii="ＭＳ 明朝" w:eastAsia="ＭＳ 明朝" w:hAnsi="ＭＳ 明朝" w:hint="eastAsia"/>
        </w:rPr>
        <w:t>委託者</w:t>
      </w:r>
      <w:r w:rsidRPr="00695113">
        <w:rPr>
          <w:rFonts w:ascii="ＭＳ 明朝" w:eastAsia="ＭＳ 明朝" w:hAnsi="ＭＳ 明朝" w:hint="eastAsia"/>
        </w:rPr>
        <w:t>が合意した資料、機器、設備等（以下「資料等」という。）の提供、開示、貸与等（以下「提供等」という。）を行う。</w:t>
      </w:r>
    </w:p>
    <w:p w14:paraId="70CE47F3" w14:textId="35AE99B1" w:rsidR="00695113" w:rsidRDefault="00405187" w:rsidP="00B267A5">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Pr="00405187">
        <w:rPr>
          <w:rFonts w:ascii="ＭＳ 明朝" w:eastAsia="ＭＳ 明朝" w:hAnsi="ＭＳ 明朝" w:hint="eastAsia"/>
        </w:rPr>
        <w:t>は、</w:t>
      </w:r>
      <w:r>
        <w:rPr>
          <w:rFonts w:ascii="ＭＳ 明朝" w:eastAsia="ＭＳ 明朝" w:hAnsi="ＭＳ 明朝" w:hint="eastAsia"/>
        </w:rPr>
        <w:t>受託者</w:t>
      </w:r>
      <w:r w:rsidRPr="00405187">
        <w:rPr>
          <w:rFonts w:ascii="ＭＳ 明朝" w:eastAsia="ＭＳ 明朝" w:hAnsi="ＭＳ 明朝" w:hint="eastAsia"/>
        </w:rPr>
        <w:t>に対し、対象データおよび資料等（以下まとめて「対象データ等」という。）を</w:t>
      </w:r>
      <w:r>
        <w:rPr>
          <w:rFonts w:ascii="ＭＳ 明朝" w:eastAsia="ＭＳ 明朝" w:hAnsi="ＭＳ 明朝" w:hint="eastAsia"/>
        </w:rPr>
        <w:t>受託者</w:t>
      </w:r>
      <w:r w:rsidRPr="00405187">
        <w:rPr>
          <w:rFonts w:ascii="ＭＳ 明朝" w:eastAsia="ＭＳ 明朝" w:hAnsi="ＭＳ 明朝" w:hint="eastAsia"/>
        </w:rPr>
        <w:t>に提供等することについて、正当な権限があることおよびかかる提供等が法令に違反するものではないことを保証する。</w:t>
      </w:r>
    </w:p>
    <w:p w14:paraId="47EB5F78" w14:textId="03386870" w:rsidR="00405187" w:rsidRDefault="00405187" w:rsidP="00B267A5">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Pr="00405187">
        <w:rPr>
          <w:rFonts w:ascii="ＭＳ 明朝" w:eastAsia="ＭＳ 明朝" w:hAnsi="ＭＳ 明朝" w:hint="eastAsia"/>
        </w:rPr>
        <w:t>は、対象データ等の正確性、完全性、有効性、有用性、安全性等について保証しない。ただし、本契約に別段の定めがある場合はその限りでない。</w:t>
      </w:r>
    </w:p>
    <w:p w14:paraId="582883F8" w14:textId="626B6B48" w:rsidR="00405187" w:rsidRDefault="00405187" w:rsidP="00B267A5">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Pr="00405187">
        <w:rPr>
          <w:rFonts w:ascii="ＭＳ 明朝" w:eastAsia="ＭＳ 明朝" w:hAnsi="ＭＳ 明朝" w:hint="eastAsia"/>
        </w:rPr>
        <w:t>が</w:t>
      </w:r>
      <w:r>
        <w:rPr>
          <w:rFonts w:ascii="ＭＳ 明朝" w:eastAsia="ＭＳ 明朝" w:hAnsi="ＭＳ 明朝" w:hint="eastAsia"/>
        </w:rPr>
        <w:t>受託者</w:t>
      </w:r>
      <w:r w:rsidRPr="00405187">
        <w:rPr>
          <w:rFonts w:ascii="ＭＳ 明朝" w:eastAsia="ＭＳ 明朝" w:hAnsi="ＭＳ 明朝" w:hint="eastAsia"/>
        </w:rPr>
        <w:t>に対し提供等を行った対象データ等の内容に誤り（別紙</w:t>
      </w:r>
      <w:r w:rsidRPr="00B267A5">
        <w:rPr>
          <w:rFonts w:ascii="ＭＳ 明朝" w:eastAsia="ＭＳ 明朝" w:hAnsi="ＭＳ 明朝"/>
        </w:rPr>
        <w:t>「業務内容の詳細」</w:t>
      </w:r>
      <w:r w:rsidRPr="00405187">
        <w:rPr>
          <w:rFonts w:ascii="ＭＳ 明朝" w:eastAsia="ＭＳ 明朝" w:hAnsi="ＭＳ 明朝" w:hint="eastAsia"/>
        </w:rPr>
        <w:t>記載のデータの項目や量を充足しない場合を含む。）があった場合またはかかる提供等を遅延した場合、これらの誤りまたは遅延によって生じた完成時期の遅延、不適合等の結果について、</w:t>
      </w:r>
      <w:r>
        <w:rPr>
          <w:rFonts w:ascii="ＭＳ 明朝" w:eastAsia="ＭＳ 明朝" w:hAnsi="ＭＳ 明朝" w:hint="eastAsia"/>
        </w:rPr>
        <w:t>受託者</w:t>
      </w:r>
      <w:r w:rsidRPr="00405187">
        <w:rPr>
          <w:rFonts w:ascii="ＭＳ 明朝" w:eastAsia="ＭＳ 明朝" w:hAnsi="ＭＳ 明朝" w:hint="eastAsia"/>
        </w:rPr>
        <w:t>は責任を負わない。</w:t>
      </w:r>
    </w:p>
    <w:p w14:paraId="2A82F84D" w14:textId="103718CC" w:rsidR="00405187" w:rsidRDefault="00405187" w:rsidP="00B267A5">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405187">
        <w:rPr>
          <w:rFonts w:ascii="ＭＳ 明朝" w:eastAsia="ＭＳ 明朝" w:hAnsi="ＭＳ 明朝" w:hint="eastAsia"/>
        </w:rPr>
        <w:t>は、対象データ等の正確性、完全性、有効性、有用性、安全性等について、確認、検証の義務その他の責任を負うものではない。</w:t>
      </w:r>
    </w:p>
    <w:p w14:paraId="69387C08" w14:textId="77777777" w:rsidR="00405187" w:rsidRPr="00405187" w:rsidRDefault="00405187" w:rsidP="00405187">
      <w:pPr>
        <w:rPr>
          <w:rFonts w:ascii="ＭＳ 明朝" w:eastAsia="ＭＳ 明朝" w:hAnsi="ＭＳ 明朝"/>
        </w:rPr>
      </w:pPr>
    </w:p>
    <w:p w14:paraId="4C5F8DEB" w14:textId="4C4C0133" w:rsidR="00CB2FCE" w:rsidRDefault="00F55475" w:rsidP="009B4568">
      <w:pPr>
        <w:pStyle w:val="a3"/>
        <w:numPr>
          <w:ilvl w:val="0"/>
          <w:numId w:val="1"/>
        </w:numPr>
        <w:ind w:leftChars="0"/>
        <w:rPr>
          <w:rFonts w:ascii="ＭＳ 明朝" w:eastAsia="ＭＳ 明朝" w:hAnsi="ＭＳ 明朝"/>
        </w:rPr>
      </w:pPr>
      <w:r>
        <w:rPr>
          <w:rFonts w:ascii="ＭＳ 明朝" w:eastAsia="ＭＳ 明朝" w:hAnsi="ＭＳ 明朝" w:hint="eastAsia"/>
        </w:rPr>
        <w:t>（対象データ等の利用・管理）</w:t>
      </w:r>
    </w:p>
    <w:p w14:paraId="4D2CD7F6" w14:textId="11C83383" w:rsidR="00C465D8" w:rsidRDefault="00E0167C" w:rsidP="00C465D8">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C465D8" w:rsidRPr="00C465D8">
        <w:rPr>
          <w:rFonts w:ascii="ＭＳ 明朝" w:eastAsia="ＭＳ 明朝" w:hAnsi="ＭＳ 明朝" w:hint="eastAsia"/>
        </w:rPr>
        <w:t>は、対象データを、善良な管理者の注意をもって管理、保管するものとし、</w:t>
      </w:r>
      <w:r>
        <w:rPr>
          <w:rFonts w:ascii="ＭＳ 明朝" w:eastAsia="ＭＳ 明朝" w:hAnsi="ＭＳ 明朝" w:hint="eastAsia"/>
        </w:rPr>
        <w:t>委託者</w:t>
      </w:r>
      <w:r w:rsidR="00C465D8" w:rsidRPr="00C465D8">
        <w:rPr>
          <w:rFonts w:ascii="ＭＳ 明朝" w:eastAsia="ＭＳ 明朝" w:hAnsi="ＭＳ 明朝" w:hint="eastAsia"/>
        </w:rPr>
        <w:t>の事前の書面等による承諾を得ずに、第三者（第</w:t>
      </w:r>
      <w:r>
        <w:rPr>
          <w:rFonts w:ascii="ＭＳ 明朝" w:eastAsia="ＭＳ 明朝" w:hAnsi="ＭＳ 明朝" w:hint="eastAsia"/>
        </w:rPr>
        <w:t>9</w:t>
      </w:r>
      <w:r w:rsidR="00C465D8" w:rsidRPr="00C465D8">
        <w:rPr>
          <w:rFonts w:ascii="ＭＳ 明朝" w:eastAsia="ＭＳ 明朝" w:hAnsi="ＭＳ 明朝" w:hint="eastAsia"/>
        </w:rPr>
        <w:t>条に基づく委託先を除く。）に開示、提供または漏えいしてはならない。</w:t>
      </w:r>
    </w:p>
    <w:p w14:paraId="5B64AFF6" w14:textId="7B664DD8" w:rsidR="00C465D8" w:rsidRDefault="00E0167C" w:rsidP="00C465D8">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C465D8" w:rsidRPr="00C465D8">
        <w:rPr>
          <w:rFonts w:ascii="ＭＳ 明朝" w:eastAsia="ＭＳ 明朝" w:hAnsi="ＭＳ 明朝" w:hint="eastAsia"/>
        </w:rPr>
        <w:t>は、事前に</w:t>
      </w:r>
      <w:r>
        <w:rPr>
          <w:rFonts w:ascii="ＭＳ 明朝" w:eastAsia="ＭＳ 明朝" w:hAnsi="ＭＳ 明朝" w:hint="eastAsia"/>
        </w:rPr>
        <w:t>委託者</w:t>
      </w:r>
      <w:r w:rsidR="00C465D8" w:rsidRPr="00C465D8">
        <w:rPr>
          <w:rFonts w:ascii="ＭＳ 明朝" w:eastAsia="ＭＳ 明朝" w:hAnsi="ＭＳ 明朝" w:hint="eastAsia"/>
        </w:rPr>
        <w:t>から書面等による承諾を得ずに、対象データについて本開発遂行の目的以外の目的で使用、複製および改変してはならず、本開発遂行の目的に合理的に必要となる範囲でのみ、使用、複製および改変できる。ただし、別紙</w:t>
      </w:r>
      <w:r w:rsidR="00D4569D" w:rsidRPr="00B267A5">
        <w:rPr>
          <w:rFonts w:ascii="ＭＳ 明朝" w:eastAsia="ＭＳ 明朝" w:hAnsi="ＭＳ 明朝"/>
        </w:rPr>
        <w:t>「業務内容の詳細」</w:t>
      </w:r>
      <w:r w:rsidR="00C465D8" w:rsidRPr="00C465D8">
        <w:rPr>
          <w:rFonts w:ascii="ＭＳ 明朝" w:eastAsia="ＭＳ 明朝" w:hAnsi="ＭＳ 明朝" w:hint="eastAsia"/>
        </w:rPr>
        <w:t>に別段の定めがある場合はこの限りではない。</w:t>
      </w:r>
    </w:p>
    <w:p w14:paraId="0216A5E9" w14:textId="28806FB6" w:rsidR="00C465D8" w:rsidRDefault="00E0167C" w:rsidP="00C465D8">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C465D8" w:rsidRPr="00C465D8">
        <w:rPr>
          <w:rFonts w:ascii="ＭＳ 明朝" w:eastAsia="ＭＳ 明朝" w:hAnsi="ＭＳ 明朝" w:hint="eastAsia"/>
        </w:rPr>
        <w:t>は、対象データを、本開発遂行のために知る必要のある自己の役員</w:t>
      </w:r>
      <w:r w:rsidR="00AE103E">
        <w:rPr>
          <w:rFonts w:ascii="ＭＳ 明朝" w:eastAsia="ＭＳ 明朝" w:hAnsi="ＭＳ 明朝" w:hint="eastAsia"/>
        </w:rPr>
        <w:t>、</w:t>
      </w:r>
      <w:r w:rsidR="00C465D8" w:rsidRPr="00C465D8">
        <w:rPr>
          <w:rFonts w:ascii="ＭＳ 明朝" w:eastAsia="ＭＳ 明朝" w:hAnsi="ＭＳ 明朝" w:hint="eastAsia"/>
        </w:rPr>
        <w:t>従業員</w:t>
      </w:r>
      <w:commentRangeStart w:id="3"/>
      <w:commentRangeStart w:id="4"/>
      <w:r w:rsidR="00AE103E">
        <w:rPr>
          <w:rFonts w:ascii="ＭＳ 明朝" w:eastAsia="ＭＳ 明朝" w:hAnsi="ＭＳ 明朝" w:hint="eastAsia"/>
        </w:rPr>
        <w:t>および子会社</w:t>
      </w:r>
      <w:commentRangeEnd w:id="3"/>
      <w:r w:rsidR="00AE103E" w:rsidRPr="00C465D8">
        <w:rPr>
          <w:rStyle w:val="a4"/>
          <w:rFonts w:ascii="ＭＳ 明朝" w:eastAsia="ＭＳ 明朝" w:hAnsi="ＭＳ 明朝" w:hint="eastAsia"/>
          <w:sz w:val="21"/>
          <w:szCs w:val="22"/>
        </w:rPr>
        <w:commentReference w:id="3"/>
      </w:r>
      <w:commentRangeEnd w:id="4"/>
      <w:r w:rsidR="0070189F" w:rsidRPr="00C465D8">
        <w:rPr>
          <w:rStyle w:val="a4"/>
          <w:rFonts w:ascii="ＭＳ 明朝" w:eastAsia="ＭＳ 明朝" w:hAnsi="ＭＳ 明朝" w:hint="eastAsia"/>
          <w:sz w:val="21"/>
          <w:szCs w:val="22"/>
        </w:rPr>
        <w:commentReference w:id="4"/>
      </w:r>
      <w:r w:rsidR="00C465D8" w:rsidRPr="00C465D8">
        <w:rPr>
          <w:rFonts w:ascii="ＭＳ 明朝" w:eastAsia="ＭＳ 明朝" w:hAnsi="ＭＳ 明朝" w:hint="eastAsia"/>
        </w:rPr>
        <w:t>に限り開示等するものとし、この場合、本条に基づき</w:t>
      </w:r>
      <w:r>
        <w:rPr>
          <w:rFonts w:ascii="ＭＳ 明朝" w:eastAsia="ＭＳ 明朝" w:hAnsi="ＭＳ 明朝" w:hint="eastAsia"/>
        </w:rPr>
        <w:t>受託者</w:t>
      </w:r>
      <w:r w:rsidR="00C465D8" w:rsidRPr="00C465D8">
        <w:rPr>
          <w:rFonts w:ascii="ＭＳ 明朝" w:eastAsia="ＭＳ 明朝" w:hAnsi="ＭＳ 明朝" w:hint="eastAsia"/>
        </w:rPr>
        <w:t>が負担する義務と同等の義務を、開示等を受けた当該役員</w:t>
      </w:r>
      <w:r w:rsidR="00F75278">
        <w:rPr>
          <w:rFonts w:ascii="ＭＳ 明朝" w:eastAsia="ＭＳ 明朝" w:hAnsi="ＭＳ 明朝" w:hint="eastAsia"/>
        </w:rPr>
        <w:t>、</w:t>
      </w:r>
      <w:r w:rsidR="00C465D8" w:rsidRPr="00C465D8">
        <w:rPr>
          <w:rFonts w:ascii="ＭＳ 明朝" w:eastAsia="ＭＳ 明朝" w:hAnsi="ＭＳ 明朝" w:hint="eastAsia"/>
        </w:rPr>
        <w:t>従業員</w:t>
      </w:r>
      <w:r w:rsidR="00F75278">
        <w:rPr>
          <w:rFonts w:ascii="ＭＳ 明朝" w:eastAsia="ＭＳ 明朝" w:hAnsi="ＭＳ 明朝" w:hint="eastAsia"/>
        </w:rPr>
        <w:t>および子会社</w:t>
      </w:r>
      <w:r w:rsidR="00C465D8" w:rsidRPr="00C465D8">
        <w:rPr>
          <w:rFonts w:ascii="ＭＳ 明朝" w:eastAsia="ＭＳ 明朝" w:hAnsi="ＭＳ 明朝" w:hint="eastAsia"/>
        </w:rPr>
        <w:t>に課す</w:t>
      </w:r>
      <w:r w:rsidR="00F75278">
        <w:rPr>
          <w:rFonts w:ascii="ＭＳ 明朝" w:eastAsia="ＭＳ 明朝" w:hAnsi="ＭＳ 明朝" w:hint="eastAsia"/>
        </w:rPr>
        <w:t>（役員および従業員については退職後にも当該義務を課す。）</w:t>
      </w:r>
      <w:r w:rsidR="00C465D8" w:rsidRPr="00C465D8">
        <w:rPr>
          <w:rFonts w:ascii="ＭＳ 明朝" w:eastAsia="ＭＳ 明朝" w:hAnsi="ＭＳ 明朝" w:hint="eastAsia"/>
        </w:rPr>
        <w:t>。</w:t>
      </w:r>
    </w:p>
    <w:p w14:paraId="7FCE58A6" w14:textId="07494245" w:rsidR="00C465D8" w:rsidRDefault="00E0167C" w:rsidP="00C465D8">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C465D8" w:rsidRPr="00C465D8">
        <w:rPr>
          <w:rFonts w:ascii="ＭＳ 明朝" w:eastAsia="ＭＳ 明朝" w:hAnsi="ＭＳ 明朝" w:hint="eastAsia"/>
        </w:rPr>
        <w:t>は、対象データのうち、法令の定めに基づき開示等すべき情報を、可能な限り事前に</w:t>
      </w:r>
      <w:r>
        <w:rPr>
          <w:rFonts w:ascii="ＭＳ 明朝" w:eastAsia="ＭＳ 明朝" w:hAnsi="ＭＳ 明朝" w:hint="eastAsia"/>
        </w:rPr>
        <w:t>委託者</w:t>
      </w:r>
      <w:r w:rsidR="00C465D8" w:rsidRPr="00C465D8">
        <w:rPr>
          <w:rFonts w:ascii="ＭＳ 明朝" w:eastAsia="ＭＳ 明朝" w:hAnsi="ＭＳ 明朝" w:hint="eastAsia"/>
        </w:rPr>
        <w:t>に通知した上で、当該法令の定めに基づく開示先に対し開示等することができる。</w:t>
      </w:r>
    </w:p>
    <w:p w14:paraId="6D730B66" w14:textId="0271B710" w:rsidR="00C465D8" w:rsidRDefault="00D4569D" w:rsidP="00C465D8">
      <w:pPr>
        <w:pStyle w:val="a3"/>
        <w:numPr>
          <w:ilvl w:val="1"/>
          <w:numId w:val="1"/>
        </w:numPr>
        <w:ind w:leftChars="0"/>
        <w:rPr>
          <w:rFonts w:ascii="ＭＳ 明朝" w:eastAsia="ＭＳ 明朝" w:hAnsi="ＭＳ 明朝"/>
        </w:rPr>
      </w:pPr>
      <w:r>
        <w:rPr>
          <w:rFonts w:ascii="ＭＳ 明朝" w:eastAsia="ＭＳ 明朝" w:hAnsi="ＭＳ 明朝" w:hint="eastAsia"/>
        </w:rPr>
        <w:t>本件</w:t>
      </w:r>
      <w:r w:rsidR="00C465D8" w:rsidRPr="00C465D8">
        <w:rPr>
          <w:rFonts w:ascii="ＭＳ 明朝" w:eastAsia="ＭＳ 明朝" w:hAnsi="ＭＳ 明朝" w:hint="eastAsia"/>
        </w:rPr>
        <w:t>業務が完了した場合、本契約が終了した場合または</w:t>
      </w:r>
      <w:r w:rsidR="00E0167C">
        <w:rPr>
          <w:rFonts w:ascii="ＭＳ 明朝" w:eastAsia="ＭＳ 明朝" w:hAnsi="ＭＳ 明朝" w:hint="eastAsia"/>
        </w:rPr>
        <w:t>委託者</w:t>
      </w:r>
      <w:r w:rsidR="00C465D8" w:rsidRPr="00C465D8">
        <w:rPr>
          <w:rFonts w:ascii="ＭＳ 明朝" w:eastAsia="ＭＳ 明朝" w:hAnsi="ＭＳ 明朝" w:hint="eastAsia"/>
        </w:rPr>
        <w:t>の指示があった場合のいずれかに該当する場合、</w:t>
      </w:r>
      <w:r w:rsidR="00E0167C">
        <w:rPr>
          <w:rFonts w:ascii="ＭＳ 明朝" w:eastAsia="ＭＳ 明朝" w:hAnsi="ＭＳ 明朝" w:hint="eastAsia"/>
        </w:rPr>
        <w:t>受託者</w:t>
      </w:r>
      <w:r w:rsidR="00C465D8" w:rsidRPr="00C465D8">
        <w:rPr>
          <w:rFonts w:ascii="ＭＳ 明朝" w:eastAsia="ＭＳ 明朝" w:hAnsi="ＭＳ 明朝" w:hint="eastAsia"/>
        </w:rPr>
        <w:t>は、</w:t>
      </w:r>
      <w:r w:rsidR="00E0167C">
        <w:rPr>
          <w:rFonts w:ascii="ＭＳ 明朝" w:eastAsia="ＭＳ 明朝" w:hAnsi="ＭＳ 明朝" w:hint="eastAsia"/>
        </w:rPr>
        <w:t>委託者</w:t>
      </w:r>
      <w:r w:rsidR="00C465D8" w:rsidRPr="00C465D8">
        <w:rPr>
          <w:rFonts w:ascii="ＭＳ 明朝" w:eastAsia="ＭＳ 明朝" w:hAnsi="ＭＳ 明朝" w:hint="eastAsia"/>
        </w:rPr>
        <w:t>の指示に従って、対象データ（複製物および同一性を有する改変物を含み、本学習用データセットを除く。以下本項において</w:t>
      </w:r>
      <w:r w:rsidR="00C465D8" w:rsidRPr="00C465D8">
        <w:rPr>
          <w:rFonts w:ascii="ＭＳ 明朝" w:eastAsia="ＭＳ 明朝" w:hAnsi="ＭＳ 明朝" w:hint="eastAsia"/>
        </w:rPr>
        <w:lastRenderedPageBreak/>
        <w:t>同じ。）が記録された媒体を破棄もしくは</w:t>
      </w:r>
      <w:r w:rsidR="00E0167C">
        <w:rPr>
          <w:rFonts w:ascii="ＭＳ 明朝" w:eastAsia="ＭＳ 明朝" w:hAnsi="ＭＳ 明朝" w:hint="eastAsia"/>
        </w:rPr>
        <w:t>委託者</w:t>
      </w:r>
      <w:r w:rsidR="00C465D8" w:rsidRPr="00C465D8">
        <w:rPr>
          <w:rFonts w:ascii="ＭＳ 明朝" w:eastAsia="ＭＳ 明朝" w:hAnsi="ＭＳ 明朝" w:hint="eastAsia"/>
        </w:rPr>
        <w:t>に返還し、また、</w:t>
      </w:r>
      <w:r w:rsidR="00E0167C">
        <w:rPr>
          <w:rFonts w:ascii="ＭＳ 明朝" w:eastAsia="ＭＳ 明朝" w:hAnsi="ＭＳ 明朝" w:hint="eastAsia"/>
        </w:rPr>
        <w:t>受託者</w:t>
      </w:r>
      <w:r w:rsidR="00C465D8" w:rsidRPr="00C465D8">
        <w:rPr>
          <w:rFonts w:ascii="ＭＳ 明朝" w:eastAsia="ＭＳ 明朝" w:hAnsi="ＭＳ 明朝" w:hint="eastAsia"/>
        </w:rPr>
        <w:t>が管理する一切の電磁的記録媒体から削除する。ただし、本条第2項での利用に必要な範囲では、</w:t>
      </w:r>
      <w:r w:rsidR="00E0167C">
        <w:rPr>
          <w:rFonts w:ascii="ＭＳ 明朝" w:eastAsia="ＭＳ 明朝" w:hAnsi="ＭＳ 明朝" w:hint="eastAsia"/>
        </w:rPr>
        <w:t>受託者</w:t>
      </w:r>
      <w:r w:rsidR="00C465D8" w:rsidRPr="00C465D8">
        <w:rPr>
          <w:rFonts w:ascii="ＭＳ 明朝" w:eastAsia="ＭＳ 明朝" w:hAnsi="ＭＳ 明朝" w:hint="eastAsia"/>
        </w:rPr>
        <w:t>は対象データを保存することができる。なお、</w:t>
      </w:r>
      <w:r w:rsidR="00E0167C">
        <w:rPr>
          <w:rFonts w:ascii="ＭＳ 明朝" w:eastAsia="ＭＳ 明朝" w:hAnsi="ＭＳ 明朝" w:hint="eastAsia"/>
        </w:rPr>
        <w:t>委託者</w:t>
      </w:r>
      <w:r w:rsidR="00C465D8" w:rsidRPr="00C465D8">
        <w:rPr>
          <w:rFonts w:ascii="ＭＳ 明朝" w:eastAsia="ＭＳ 明朝" w:hAnsi="ＭＳ 明朝" w:hint="eastAsia"/>
        </w:rPr>
        <w:t>は</w:t>
      </w:r>
      <w:r w:rsidR="00E0167C">
        <w:rPr>
          <w:rFonts w:ascii="ＭＳ 明朝" w:eastAsia="ＭＳ 明朝" w:hAnsi="ＭＳ 明朝" w:hint="eastAsia"/>
        </w:rPr>
        <w:t>受託者</w:t>
      </w:r>
      <w:r w:rsidR="00C465D8" w:rsidRPr="00C465D8">
        <w:rPr>
          <w:rFonts w:ascii="ＭＳ 明朝" w:eastAsia="ＭＳ 明朝" w:hAnsi="ＭＳ 明朝" w:hint="eastAsia"/>
        </w:rPr>
        <w:t>に対し、対象データの破棄または削除について、証明する文書の提出を求めることができる。</w:t>
      </w:r>
    </w:p>
    <w:p w14:paraId="2985A23D" w14:textId="3B20B6FA" w:rsidR="00C465D8" w:rsidRDefault="00E0167C" w:rsidP="00C465D8">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C465D8" w:rsidRPr="00C465D8">
        <w:rPr>
          <w:rFonts w:ascii="ＭＳ 明朝" w:eastAsia="ＭＳ 明朝" w:hAnsi="ＭＳ 明朝" w:hint="eastAsia"/>
        </w:rPr>
        <w:t>は、本契約に別段の定めがある場合を除き、対象データの提供等により、</w:t>
      </w:r>
      <w:r>
        <w:rPr>
          <w:rFonts w:ascii="ＭＳ 明朝" w:eastAsia="ＭＳ 明朝" w:hAnsi="ＭＳ 明朝" w:hint="eastAsia"/>
        </w:rPr>
        <w:t>委託者</w:t>
      </w:r>
      <w:r w:rsidR="00C465D8" w:rsidRPr="00C465D8">
        <w:rPr>
          <w:rFonts w:ascii="ＭＳ 明朝" w:eastAsia="ＭＳ 明朝" w:hAnsi="ＭＳ 明朝" w:hint="eastAsia"/>
        </w:rPr>
        <w:t>の知的財産権を譲渡、移転、利用許諾するものでないことを確認する。</w:t>
      </w:r>
    </w:p>
    <w:p w14:paraId="6B83998A" w14:textId="2385F4E7" w:rsidR="00C465D8" w:rsidRDefault="00255770" w:rsidP="00C465D8">
      <w:pPr>
        <w:pStyle w:val="a3"/>
        <w:numPr>
          <w:ilvl w:val="1"/>
          <w:numId w:val="1"/>
        </w:numPr>
        <w:ind w:leftChars="0"/>
        <w:rPr>
          <w:rFonts w:ascii="ＭＳ 明朝" w:eastAsia="ＭＳ 明朝" w:hAnsi="ＭＳ 明朝"/>
        </w:rPr>
      </w:pPr>
      <w:r w:rsidRPr="00255770">
        <w:rPr>
          <w:rFonts w:ascii="ＭＳ 明朝" w:eastAsia="ＭＳ 明朝" w:hAnsi="ＭＳ 明朝" w:hint="eastAsia"/>
        </w:rPr>
        <w:t>本条の規定は、前項を除き、本契約が終了した日より</w:t>
      </w:r>
      <w:commentRangeStart w:id="5"/>
      <w:r w:rsidR="00F75278">
        <w:rPr>
          <w:rFonts w:ascii="ＭＳ 明朝" w:eastAsia="ＭＳ 明朝" w:hAnsi="ＭＳ 明朝" w:hint="eastAsia"/>
        </w:rPr>
        <w:t>１年</w:t>
      </w:r>
      <w:r w:rsidRPr="00255770">
        <w:rPr>
          <w:rFonts w:ascii="ＭＳ 明朝" w:eastAsia="ＭＳ 明朝" w:hAnsi="ＭＳ 明朝" w:hint="eastAsia"/>
        </w:rPr>
        <w:t>間</w:t>
      </w:r>
      <w:commentRangeEnd w:id="5"/>
      <w:r w:rsidR="00F75278" w:rsidRPr="00255770">
        <w:rPr>
          <w:rStyle w:val="a4"/>
          <w:rFonts w:ascii="ＭＳ 明朝" w:eastAsia="ＭＳ 明朝" w:hAnsi="ＭＳ 明朝" w:hint="eastAsia"/>
          <w:sz w:val="21"/>
          <w:szCs w:val="22"/>
        </w:rPr>
        <w:commentReference w:id="5"/>
      </w:r>
      <w:r w:rsidRPr="00255770">
        <w:rPr>
          <w:rFonts w:ascii="ＭＳ 明朝" w:eastAsia="ＭＳ 明朝" w:hAnsi="ＭＳ 明朝" w:hint="eastAsia"/>
        </w:rPr>
        <w:t>有効に存続する。</w:t>
      </w:r>
    </w:p>
    <w:p w14:paraId="12CDCDAB" w14:textId="77777777" w:rsidR="00D4569D" w:rsidRPr="00D4569D" w:rsidRDefault="00D4569D" w:rsidP="00D4569D">
      <w:pPr>
        <w:rPr>
          <w:rFonts w:ascii="ＭＳ 明朝" w:eastAsia="ＭＳ 明朝" w:hAnsi="ＭＳ 明朝"/>
        </w:rPr>
      </w:pPr>
    </w:p>
    <w:p w14:paraId="3FD874C0" w14:textId="33665556" w:rsidR="00F55475" w:rsidRDefault="003C43C0" w:rsidP="009B4568">
      <w:pPr>
        <w:pStyle w:val="a3"/>
        <w:numPr>
          <w:ilvl w:val="0"/>
          <w:numId w:val="1"/>
        </w:numPr>
        <w:ind w:leftChars="0"/>
        <w:rPr>
          <w:rFonts w:ascii="ＭＳ 明朝" w:eastAsia="ＭＳ 明朝" w:hAnsi="ＭＳ 明朝"/>
        </w:rPr>
      </w:pPr>
      <w:r>
        <w:rPr>
          <w:rFonts w:ascii="ＭＳ 明朝" w:eastAsia="ＭＳ 明朝" w:hAnsi="ＭＳ 明朝" w:hint="eastAsia"/>
        </w:rPr>
        <w:t>（秘密情報の取扱い）</w:t>
      </w:r>
    </w:p>
    <w:p w14:paraId="6C87680E" w14:textId="24551671" w:rsidR="00D4569D" w:rsidRDefault="00FD1DC4" w:rsidP="00D4569D">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0A5AEA" w:rsidRPr="000A5AEA">
        <w:rPr>
          <w:rFonts w:ascii="ＭＳ 明朝" w:eastAsia="ＭＳ 明朝" w:hAnsi="ＭＳ 明朝" w:hint="eastAsia"/>
        </w:rPr>
        <w:t>は、本開発遂行のため、相手方より提供を受けた技術上または営業上その他業務上の情報のうち、次のいずれかに該当する情報（ただし対象データを除く。以下「秘密情報」という。）を秘密として保持し、秘密情報の開示者の事前の書面等による承諾を得ずに、第三者（本契約第</w:t>
      </w:r>
      <w:r w:rsidR="001E58DA">
        <w:rPr>
          <w:rFonts w:ascii="ＭＳ 明朝" w:eastAsia="ＭＳ 明朝" w:hAnsi="ＭＳ 明朝" w:hint="eastAsia"/>
        </w:rPr>
        <w:t>9</w:t>
      </w:r>
      <w:r w:rsidR="000A5AEA" w:rsidRPr="000A5AEA">
        <w:rPr>
          <w:rFonts w:ascii="ＭＳ 明朝" w:eastAsia="ＭＳ 明朝" w:hAnsi="ＭＳ 明朝" w:hint="eastAsia"/>
        </w:rPr>
        <w:t>条に基づく委託先を除く。)に開示、提供または漏えいしてはならない。</w:t>
      </w:r>
    </w:p>
    <w:p w14:paraId="194BFEC4" w14:textId="02D32DEB" w:rsidR="000A5AEA" w:rsidRDefault="000A5AEA" w:rsidP="000A5AEA">
      <w:pPr>
        <w:pStyle w:val="a3"/>
        <w:numPr>
          <w:ilvl w:val="2"/>
          <w:numId w:val="1"/>
        </w:numPr>
        <w:ind w:leftChars="0"/>
        <w:rPr>
          <w:rFonts w:ascii="ＭＳ 明朝" w:eastAsia="ＭＳ 明朝" w:hAnsi="ＭＳ 明朝"/>
        </w:rPr>
      </w:pPr>
      <w:r w:rsidRPr="000A5AEA">
        <w:rPr>
          <w:rFonts w:ascii="ＭＳ 明朝" w:eastAsia="ＭＳ 明朝" w:hAnsi="ＭＳ 明朝" w:hint="eastAsia"/>
        </w:rPr>
        <w:t>開示者が書面等により秘密である旨指定して開示等した情報</w:t>
      </w:r>
    </w:p>
    <w:p w14:paraId="650E6E03" w14:textId="2B238FF9" w:rsidR="000A5AEA" w:rsidRDefault="000A5AEA" w:rsidP="000A5AEA">
      <w:pPr>
        <w:pStyle w:val="a3"/>
        <w:numPr>
          <w:ilvl w:val="2"/>
          <w:numId w:val="1"/>
        </w:numPr>
        <w:ind w:leftChars="0"/>
        <w:rPr>
          <w:rFonts w:ascii="ＭＳ 明朝" w:eastAsia="ＭＳ 明朝" w:hAnsi="ＭＳ 明朝"/>
        </w:rPr>
      </w:pPr>
      <w:r w:rsidRPr="000A5AEA">
        <w:rPr>
          <w:rFonts w:ascii="ＭＳ 明朝" w:eastAsia="ＭＳ 明朝" w:hAnsi="ＭＳ 明朝" w:hint="eastAsia"/>
        </w:rPr>
        <w:t>開示者が口頭により秘密である旨を示して開示等した情報で開示後</w:t>
      </w:r>
      <w:commentRangeStart w:id="6"/>
      <w:r w:rsidR="00F75278">
        <w:rPr>
          <w:rFonts w:ascii="ＭＳ 明朝" w:eastAsia="ＭＳ 明朝" w:hAnsi="ＭＳ 明朝" w:hint="eastAsia"/>
        </w:rPr>
        <w:t>3日</w:t>
      </w:r>
      <w:commentRangeEnd w:id="6"/>
      <w:r w:rsidR="00F75278" w:rsidRPr="000A5AEA">
        <w:rPr>
          <w:rStyle w:val="a4"/>
          <w:rFonts w:ascii="ＭＳ 明朝" w:eastAsia="ＭＳ 明朝" w:hAnsi="ＭＳ 明朝" w:hint="eastAsia"/>
          <w:sz w:val="21"/>
          <w:szCs w:val="22"/>
        </w:rPr>
        <w:commentReference w:id="6"/>
      </w:r>
      <w:r w:rsidRPr="000A5AEA">
        <w:rPr>
          <w:rFonts w:ascii="ＭＳ 明朝" w:eastAsia="ＭＳ 明朝" w:hAnsi="ＭＳ 明朝" w:hint="eastAsia"/>
        </w:rPr>
        <w:t>以内に書面等により内容を特定した情報。なお、口頭により秘密である旨を示した開示等した日から</w:t>
      </w:r>
      <w:r w:rsidR="00F75278">
        <w:rPr>
          <w:rFonts w:ascii="ＭＳ 明朝" w:eastAsia="ＭＳ 明朝" w:hAnsi="ＭＳ 明朝" w:hint="eastAsia"/>
        </w:rPr>
        <w:t>3日</w:t>
      </w:r>
      <w:r w:rsidRPr="000A5AEA">
        <w:rPr>
          <w:rFonts w:ascii="ＭＳ 明朝" w:eastAsia="ＭＳ 明朝" w:hAnsi="ＭＳ 明朝" w:hint="eastAsia"/>
        </w:rPr>
        <w:t>が経過する日または開示者が秘密情報として取り扱わない旨を書面等で通知した日のいずれか早い日までは当該情報を秘密情報として取り扱う</w:t>
      </w:r>
      <w:r>
        <w:rPr>
          <w:rFonts w:ascii="ＭＳ 明朝" w:eastAsia="ＭＳ 明朝" w:hAnsi="ＭＳ 明朝" w:hint="eastAsia"/>
        </w:rPr>
        <w:t>。</w:t>
      </w:r>
    </w:p>
    <w:p w14:paraId="6AA36581" w14:textId="13940A82" w:rsidR="000A5AEA" w:rsidRDefault="000A5AEA" w:rsidP="00D4569D">
      <w:pPr>
        <w:pStyle w:val="a3"/>
        <w:numPr>
          <w:ilvl w:val="1"/>
          <w:numId w:val="1"/>
        </w:numPr>
        <w:ind w:leftChars="0"/>
        <w:rPr>
          <w:rFonts w:ascii="ＭＳ 明朝" w:eastAsia="ＭＳ 明朝" w:hAnsi="ＭＳ 明朝"/>
        </w:rPr>
      </w:pPr>
      <w:r w:rsidRPr="000A5AEA">
        <w:rPr>
          <w:rFonts w:ascii="ＭＳ 明朝" w:eastAsia="ＭＳ 明朝" w:hAnsi="ＭＳ 明朝" w:hint="eastAsia"/>
        </w:rPr>
        <w:t>前項の定めにかかわらず、次の各号のいずれか一つに該当する情報については、秘密情報に該当しない。</w:t>
      </w:r>
    </w:p>
    <w:p w14:paraId="5E24BA52" w14:textId="13D5458E" w:rsidR="00542554" w:rsidRDefault="00542554" w:rsidP="00542554">
      <w:pPr>
        <w:pStyle w:val="a3"/>
        <w:numPr>
          <w:ilvl w:val="2"/>
          <w:numId w:val="1"/>
        </w:numPr>
        <w:ind w:leftChars="0"/>
        <w:rPr>
          <w:rFonts w:ascii="ＭＳ 明朝" w:eastAsia="ＭＳ 明朝" w:hAnsi="ＭＳ 明朝"/>
        </w:rPr>
      </w:pPr>
      <w:r w:rsidRPr="00542554">
        <w:rPr>
          <w:rFonts w:ascii="ＭＳ 明朝" w:eastAsia="ＭＳ 明朝" w:hAnsi="ＭＳ 明朝" w:hint="eastAsia"/>
        </w:rPr>
        <w:t>開示者から開示等された時点で既に公知となっていたもの</w:t>
      </w:r>
    </w:p>
    <w:p w14:paraId="6983424E" w14:textId="03CCDBE1" w:rsidR="00542554" w:rsidRDefault="00542554" w:rsidP="00542554">
      <w:pPr>
        <w:pStyle w:val="a3"/>
        <w:numPr>
          <w:ilvl w:val="2"/>
          <w:numId w:val="1"/>
        </w:numPr>
        <w:ind w:leftChars="0"/>
        <w:rPr>
          <w:rFonts w:ascii="ＭＳ 明朝" w:eastAsia="ＭＳ 明朝" w:hAnsi="ＭＳ 明朝"/>
        </w:rPr>
      </w:pPr>
      <w:r w:rsidRPr="00542554">
        <w:rPr>
          <w:rFonts w:ascii="ＭＳ 明朝" w:eastAsia="ＭＳ 明朝" w:hAnsi="ＭＳ 明朝" w:hint="eastAsia"/>
        </w:rPr>
        <w:t>開示者から開示等された後で、受領者の帰責事由によらずに公知となったもの</w:t>
      </w:r>
    </w:p>
    <w:p w14:paraId="3065202E" w14:textId="0D022598" w:rsidR="00542554" w:rsidRDefault="00542554" w:rsidP="00542554">
      <w:pPr>
        <w:pStyle w:val="a3"/>
        <w:numPr>
          <w:ilvl w:val="2"/>
          <w:numId w:val="1"/>
        </w:numPr>
        <w:ind w:leftChars="0"/>
        <w:rPr>
          <w:rFonts w:ascii="ＭＳ 明朝" w:eastAsia="ＭＳ 明朝" w:hAnsi="ＭＳ 明朝"/>
        </w:rPr>
      </w:pPr>
      <w:r w:rsidRPr="00542554">
        <w:rPr>
          <w:rFonts w:ascii="ＭＳ 明朝" w:eastAsia="ＭＳ 明朝" w:hAnsi="ＭＳ 明朝" w:hint="eastAsia"/>
        </w:rPr>
        <w:t>正当な権限を有する第三者から秘密保持義務を負わずに適法に開示等されたもの</w:t>
      </w:r>
    </w:p>
    <w:p w14:paraId="7D263F19" w14:textId="631BF78E" w:rsidR="00542554" w:rsidRDefault="00542554" w:rsidP="00542554">
      <w:pPr>
        <w:pStyle w:val="a3"/>
        <w:numPr>
          <w:ilvl w:val="2"/>
          <w:numId w:val="1"/>
        </w:numPr>
        <w:ind w:leftChars="0"/>
        <w:rPr>
          <w:rFonts w:ascii="ＭＳ 明朝" w:eastAsia="ＭＳ 明朝" w:hAnsi="ＭＳ 明朝"/>
        </w:rPr>
      </w:pPr>
      <w:r w:rsidRPr="00542554">
        <w:rPr>
          <w:rFonts w:ascii="ＭＳ 明朝" w:eastAsia="ＭＳ 明朝" w:hAnsi="ＭＳ 明朝" w:hint="eastAsia"/>
        </w:rPr>
        <w:t>開示者から開示等された時点で、既に適法に保有していたもの</w:t>
      </w:r>
    </w:p>
    <w:p w14:paraId="5A56606B" w14:textId="432C0191" w:rsidR="00542554" w:rsidRDefault="00542554" w:rsidP="00542554">
      <w:pPr>
        <w:pStyle w:val="a3"/>
        <w:numPr>
          <w:ilvl w:val="2"/>
          <w:numId w:val="1"/>
        </w:numPr>
        <w:ind w:leftChars="0"/>
        <w:rPr>
          <w:rFonts w:ascii="ＭＳ 明朝" w:eastAsia="ＭＳ 明朝" w:hAnsi="ＭＳ 明朝"/>
        </w:rPr>
      </w:pPr>
      <w:r w:rsidRPr="00542554">
        <w:rPr>
          <w:rFonts w:ascii="ＭＳ 明朝" w:eastAsia="ＭＳ 明朝" w:hAnsi="ＭＳ 明朝" w:hint="eastAsia"/>
        </w:rPr>
        <w:t>開示者から開示等された情報を使用することなく独自に取得し、または創出したもの</w:t>
      </w:r>
    </w:p>
    <w:p w14:paraId="2ED97403" w14:textId="225B2EE6" w:rsidR="000A5AEA" w:rsidRDefault="00FD1DC4" w:rsidP="00D4569D">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542554" w:rsidRPr="00542554">
        <w:rPr>
          <w:rFonts w:ascii="ＭＳ 明朝" w:eastAsia="ＭＳ 明朝" w:hAnsi="ＭＳ 明朝" w:hint="eastAsia"/>
        </w:rPr>
        <w:t>は、秘密情報について、本契約に別段の定めがある場合を除き、事前に開示者から書面等による承諾を得ずに、本開発遂行の目的以外の目的で使用、複製および改変してはならず、本開発遂行の目的に合理的に必要となる範囲でのみ、使用、複製および改変できる。</w:t>
      </w:r>
    </w:p>
    <w:p w14:paraId="42968174" w14:textId="2D179A4D" w:rsidR="00542554" w:rsidRDefault="001E58DA" w:rsidP="00D4569D">
      <w:pPr>
        <w:pStyle w:val="a3"/>
        <w:numPr>
          <w:ilvl w:val="1"/>
          <w:numId w:val="1"/>
        </w:numPr>
        <w:ind w:leftChars="0"/>
        <w:rPr>
          <w:rFonts w:ascii="ＭＳ 明朝" w:eastAsia="ＭＳ 明朝" w:hAnsi="ＭＳ 明朝"/>
        </w:rPr>
      </w:pPr>
      <w:r w:rsidRPr="001E58DA">
        <w:rPr>
          <w:rFonts w:ascii="ＭＳ 明朝" w:eastAsia="ＭＳ 明朝" w:hAnsi="ＭＳ 明朝" w:hint="eastAsia"/>
        </w:rPr>
        <w:t>秘密情報の取扱いについては、第1</w:t>
      </w:r>
      <w:r>
        <w:rPr>
          <w:rFonts w:ascii="ＭＳ 明朝" w:eastAsia="ＭＳ 明朝" w:hAnsi="ＭＳ 明朝" w:hint="eastAsia"/>
        </w:rPr>
        <w:t>3</w:t>
      </w:r>
      <w:r w:rsidRPr="001E58DA">
        <w:rPr>
          <w:rFonts w:ascii="ＭＳ 明朝" w:eastAsia="ＭＳ 明朝" w:hAnsi="ＭＳ 明朝" w:hint="eastAsia"/>
        </w:rPr>
        <w:t>条第3項から第6項の規定を準用する。この場合、同条項中の「対象データ」は「秘密情報」と、「</w:t>
      </w:r>
      <w:r>
        <w:rPr>
          <w:rFonts w:ascii="ＭＳ 明朝" w:eastAsia="ＭＳ 明朝" w:hAnsi="ＭＳ 明朝" w:hint="eastAsia"/>
        </w:rPr>
        <w:t>受託者</w:t>
      </w:r>
      <w:r w:rsidRPr="001E58DA">
        <w:rPr>
          <w:rFonts w:ascii="ＭＳ 明朝" w:eastAsia="ＭＳ 明朝" w:hAnsi="ＭＳ 明朝" w:hint="eastAsia"/>
        </w:rPr>
        <w:t>」は「秘密情報の受領者」と、「</w:t>
      </w:r>
      <w:r>
        <w:rPr>
          <w:rFonts w:ascii="ＭＳ 明朝" w:eastAsia="ＭＳ 明朝" w:hAnsi="ＭＳ 明朝" w:hint="eastAsia"/>
        </w:rPr>
        <w:t>委託者</w:t>
      </w:r>
      <w:r w:rsidRPr="001E58DA">
        <w:rPr>
          <w:rFonts w:ascii="ＭＳ 明朝" w:eastAsia="ＭＳ 明朝" w:hAnsi="ＭＳ 明朝" w:hint="eastAsia"/>
        </w:rPr>
        <w:t>」は「開示者」と読み替える。</w:t>
      </w:r>
    </w:p>
    <w:p w14:paraId="4BF6C619" w14:textId="09DD3C67" w:rsidR="001E58DA" w:rsidRDefault="001E58DA" w:rsidP="00D4569D">
      <w:pPr>
        <w:pStyle w:val="a3"/>
        <w:numPr>
          <w:ilvl w:val="1"/>
          <w:numId w:val="1"/>
        </w:numPr>
        <w:ind w:leftChars="0"/>
        <w:rPr>
          <w:rFonts w:ascii="ＭＳ 明朝" w:eastAsia="ＭＳ 明朝" w:hAnsi="ＭＳ 明朝"/>
        </w:rPr>
      </w:pPr>
      <w:r w:rsidRPr="001E58DA">
        <w:rPr>
          <w:rFonts w:ascii="ＭＳ 明朝" w:eastAsia="ＭＳ 明朝" w:hAnsi="ＭＳ 明朝" w:hint="eastAsia"/>
        </w:rPr>
        <w:t>本条は、秘密情報に関する両当事者間の合意の完全なる唯一の表明であり、本条の主題に関する両当事者間の書面等（本契約締結以前に両当事者間で締結した契約を含</w:t>
      </w:r>
      <w:r w:rsidRPr="001E58DA">
        <w:rPr>
          <w:rFonts w:ascii="ＭＳ 明朝" w:eastAsia="ＭＳ 明朝" w:hAnsi="ＭＳ 明朝" w:hint="eastAsia"/>
        </w:rPr>
        <w:lastRenderedPageBreak/>
        <w:t>む。）または口頭による提案その他の連絡事項の全てに取って代わる。</w:t>
      </w:r>
    </w:p>
    <w:p w14:paraId="03B9D66B" w14:textId="1C5EE8E4" w:rsidR="001E58DA" w:rsidRDefault="001E58DA" w:rsidP="00D4569D">
      <w:pPr>
        <w:pStyle w:val="a3"/>
        <w:numPr>
          <w:ilvl w:val="1"/>
          <w:numId w:val="1"/>
        </w:numPr>
        <w:ind w:leftChars="0"/>
        <w:rPr>
          <w:rFonts w:ascii="ＭＳ 明朝" w:eastAsia="ＭＳ 明朝" w:hAnsi="ＭＳ 明朝"/>
        </w:rPr>
      </w:pPr>
      <w:r w:rsidRPr="001E58DA">
        <w:rPr>
          <w:rFonts w:ascii="ＭＳ 明朝" w:eastAsia="ＭＳ 明朝" w:hAnsi="ＭＳ 明朝" w:hint="eastAsia"/>
        </w:rPr>
        <w:t>本条の規定は本契約が終了した日より</w:t>
      </w:r>
      <w:commentRangeStart w:id="7"/>
      <w:commentRangeStart w:id="8"/>
      <w:commentRangeStart w:id="9"/>
      <w:r w:rsidR="00F75278">
        <w:rPr>
          <w:rFonts w:ascii="ＭＳ 明朝" w:eastAsia="ＭＳ 明朝" w:hAnsi="ＭＳ 明朝" w:hint="eastAsia"/>
        </w:rPr>
        <w:t>1年</w:t>
      </w:r>
      <w:r w:rsidRPr="001E58DA">
        <w:rPr>
          <w:rFonts w:ascii="ＭＳ 明朝" w:eastAsia="ＭＳ 明朝" w:hAnsi="ＭＳ 明朝" w:hint="eastAsia"/>
        </w:rPr>
        <w:t>間</w:t>
      </w:r>
      <w:commentRangeEnd w:id="7"/>
      <w:r w:rsidR="00F75278" w:rsidRPr="001E58DA">
        <w:rPr>
          <w:rStyle w:val="a4"/>
          <w:rFonts w:ascii="ＭＳ 明朝" w:eastAsia="ＭＳ 明朝" w:hAnsi="ＭＳ 明朝" w:hint="eastAsia"/>
          <w:sz w:val="21"/>
          <w:szCs w:val="22"/>
        </w:rPr>
        <w:commentReference w:id="7"/>
      </w:r>
      <w:commentRangeEnd w:id="8"/>
      <w:r w:rsidR="0070189F" w:rsidRPr="001E58DA">
        <w:rPr>
          <w:rStyle w:val="a4"/>
          <w:rFonts w:ascii="ＭＳ 明朝" w:eastAsia="ＭＳ 明朝" w:hAnsi="ＭＳ 明朝" w:hint="eastAsia"/>
          <w:sz w:val="21"/>
          <w:szCs w:val="22"/>
        </w:rPr>
        <w:commentReference w:id="8"/>
      </w:r>
      <w:commentRangeEnd w:id="9"/>
      <w:r w:rsidR="00BD03EA" w:rsidRPr="001E58DA">
        <w:rPr>
          <w:rStyle w:val="a4"/>
          <w:rFonts w:ascii="ＭＳ 明朝" w:eastAsia="ＭＳ 明朝" w:hAnsi="ＭＳ 明朝" w:hint="eastAsia"/>
          <w:sz w:val="21"/>
          <w:szCs w:val="22"/>
        </w:rPr>
        <w:commentReference w:id="9"/>
      </w:r>
      <w:r w:rsidRPr="001E58DA">
        <w:rPr>
          <w:rFonts w:ascii="ＭＳ 明朝" w:eastAsia="ＭＳ 明朝" w:hAnsi="ＭＳ 明朝" w:hint="eastAsia"/>
        </w:rPr>
        <w:t>有効に存続する</w:t>
      </w:r>
      <w:ins w:id="10" w:author="Senri Yoshikawa" w:date="2025-01-31T17:23:00Z" w16du:dateUtc="2025-01-31T08:23:00Z">
        <w:r w:rsidR="0070189F">
          <w:rPr>
            <w:rFonts w:ascii="ＭＳ 明朝" w:eastAsia="ＭＳ 明朝" w:hAnsi="ＭＳ 明朝" w:hint="eastAsia"/>
          </w:rPr>
          <w:t>。</w:t>
        </w:r>
      </w:ins>
    </w:p>
    <w:p w14:paraId="265B88CE" w14:textId="77777777" w:rsidR="001E58DA" w:rsidRPr="001E58DA" w:rsidRDefault="001E58DA" w:rsidP="001E58DA">
      <w:pPr>
        <w:rPr>
          <w:rFonts w:ascii="ＭＳ 明朝" w:eastAsia="ＭＳ 明朝" w:hAnsi="ＭＳ 明朝"/>
        </w:rPr>
      </w:pPr>
    </w:p>
    <w:p w14:paraId="1601FACA" w14:textId="7C3F8A4F" w:rsidR="003C43C0" w:rsidRDefault="003C43C0" w:rsidP="009B4568">
      <w:pPr>
        <w:pStyle w:val="a3"/>
        <w:numPr>
          <w:ilvl w:val="0"/>
          <w:numId w:val="1"/>
        </w:numPr>
        <w:ind w:leftChars="0"/>
        <w:rPr>
          <w:rFonts w:ascii="ＭＳ 明朝" w:eastAsia="ＭＳ 明朝" w:hAnsi="ＭＳ 明朝"/>
        </w:rPr>
      </w:pPr>
      <w:r>
        <w:rPr>
          <w:rFonts w:ascii="ＭＳ 明朝" w:eastAsia="ＭＳ 明朝" w:hAnsi="ＭＳ 明朝" w:hint="eastAsia"/>
        </w:rPr>
        <w:t>（</w:t>
      </w:r>
      <w:commentRangeStart w:id="11"/>
      <w:commentRangeStart w:id="12"/>
      <w:r>
        <w:rPr>
          <w:rFonts w:ascii="ＭＳ 明朝" w:eastAsia="ＭＳ 明朝" w:hAnsi="ＭＳ 明朝" w:hint="eastAsia"/>
        </w:rPr>
        <w:t>成果の公表</w:t>
      </w:r>
      <w:commentRangeEnd w:id="11"/>
      <w:r>
        <w:rPr>
          <w:rStyle w:val="a4"/>
          <w:rFonts w:ascii="ＭＳ 明朝" w:eastAsia="ＭＳ 明朝" w:hAnsi="ＭＳ 明朝" w:hint="eastAsia"/>
          <w:sz w:val="21"/>
          <w:szCs w:val="22"/>
        </w:rPr>
        <w:commentReference w:id="11"/>
      </w:r>
      <w:commentRangeEnd w:id="12"/>
      <w:r w:rsidR="0070189F">
        <w:rPr>
          <w:rStyle w:val="a4"/>
          <w:rFonts w:ascii="ＭＳ 明朝" w:eastAsia="ＭＳ 明朝" w:hAnsi="ＭＳ 明朝" w:hint="eastAsia"/>
          <w:sz w:val="21"/>
          <w:szCs w:val="22"/>
        </w:rPr>
        <w:commentReference w:id="12"/>
      </w:r>
      <w:r>
        <w:rPr>
          <w:rFonts w:ascii="ＭＳ 明朝" w:eastAsia="ＭＳ 明朝" w:hAnsi="ＭＳ 明朝" w:hint="eastAsia"/>
        </w:rPr>
        <w:t>）</w:t>
      </w:r>
    </w:p>
    <w:p w14:paraId="45E9FD8A" w14:textId="1BCE9729" w:rsidR="00AE103E" w:rsidRDefault="00FD1DC4" w:rsidP="00AE103E">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AE103E" w:rsidRPr="00AE103E">
        <w:rPr>
          <w:rFonts w:ascii="ＭＳ 明朝" w:eastAsia="ＭＳ 明朝" w:hAnsi="ＭＳ 明朝" w:hint="eastAsia"/>
        </w:rPr>
        <w:t>は、前条で規定する秘密保持義務を遵守した上で、両者が合意した時期に、本開発開始の事実として、</w:t>
      </w:r>
      <w:r w:rsidR="00B807F6">
        <w:rPr>
          <w:rFonts w:ascii="ＭＳ 明朝" w:eastAsia="ＭＳ 明朝" w:hAnsi="ＭＳ 明朝" w:hint="eastAsia"/>
        </w:rPr>
        <w:t>次</w:t>
      </w:r>
      <w:r w:rsidR="00AE103E" w:rsidRPr="00AE103E">
        <w:rPr>
          <w:rFonts w:ascii="ＭＳ 明朝" w:eastAsia="ＭＳ 明朝" w:hAnsi="ＭＳ 明朝" w:hint="eastAsia"/>
        </w:rPr>
        <w:t>に定める内容を開示、発表または公開することができる。</w:t>
      </w:r>
    </w:p>
    <w:p w14:paraId="2F0F3FA3" w14:textId="73C5311D" w:rsidR="00B807F6" w:rsidRDefault="00B807F6" w:rsidP="00B807F6">
      <w:pPr>
        <w:pStyle w:val="a3"/>
        <w:numPr>
          <w:ilvl w:val="2"/>
          <w:numId w:val="1"/>
        </w:numPr>
        <w:ind w:leftChars="0"/>
        <w:rPr>
          <w:rFonts w:ascii="ＭＳ 明朝" w:eastAsia="ＭＳ 明朝" w:hAnsi="ＭＳ 明朝"/>
        </w:rPr>
      </w:pPr>
      <w:commentRangeStart w:id="13"/>
      <w:commentRangeStart w:id="14"/>
      <w:r>
        <w:rPr>
          <w:rFonts w:ascii="ＭＳ 明朝" w:eastAsia="ＭＳ 明朝" w:hAnsi="ＭＳ 明朝" w:hint="eastAsia"/>
        </w:rPr>
        <w:t>・・・</w:t>
      </w:r>
    </w:p>
    <w:p w14:paraId="0A6A594F" w14:textId="00473F2F" w:rsidR="00B807F6" w:rsidRDefault="00B807F6" w:rsidP="00B807F6">
      <w:pPr>
        <w:pStyle w:val="a3"/>
        <w:numPr>
          <w:ilvl w:val="2"/>
          <w:numId w:val="1"/>
        </w:numPr>
        <w:ind w:leftChars="0"/>
        <w:rPr>
          <w:rFonts w:ascii="ＭＳ 明朝" w:eastAsia="ＭＳ 明朝" w:hAnsi="ＭＳ 明朝"/>
        </w:rPr>
      </w:pPr>
      <w:r>
        <w:rPr>
          <w:rFonts w:ascii="ＭＳ 明朝" w:eastAsia="ＭＳ 明朝" w:hAnsi="ＭＳ 明朝" w:hint="eastAsia"/>
        </w:rPr>
        <w:t>・・・</w:t>
      </w:r>
      <w:commentRangeEnd w:id="13"/>
      <w:r w:rsidR="0070189F">
        <w:rPr>
          <w:rStyle w:val="a4"/>
          <w:rFonts w:ascii="ＭＳ 明朝" w:eastAsia="ＭＳ 明朝" w:hAnsi="ＭＳ 明朝"/>
          <w:sz w:val="21"/>
          <w:szCs w:val="22"/>
        </w:rPr>
        <w:commentReference w:id="13"/>
      </w:r>
      <w:commentRangeEnd w:id="14"/>
      <w:r w:rsidR="00BD03EA">
        <w:rPr>
          <w:rStyle w:val="a4"/>
          <w:rFonts w:ascii="ＭＳ 明朝" w:eastAsia="ＭＳ 明朝" w:hAnsi="ＭＳ 明朝"/>
          <w:sz w:val="21"/>
          <w:szCs w:val="22"/>
        </w:rPr>
        <w:commentReference w:id="14"/>
      </w:r>
    </w:p>
    <w:p w14:paraId="0C7E73A5" w14:textId="4508A344" w:rsidR="00AE103E" w:rsidRDefault="00FD1DC4" w:rsidP="00AE103E">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B807F6" w:rsidRPr="00B807F6">
        <w:rPr>
          <w:rFonts w:ascii="ＭＳ 明朝" w:eastAsia="ＭＳ 明朝" w:hAnsi="ＭＳ 明朝" w:hint="eastAsia"/>
        </w:rPr>
        <w:t>は、前条で規定する秘密保持義務および次項の規定を遵守した上で、本開発の成果を開示、発表または公開すること（以下「成果の公表等」という。）ができる。</w:t>
      </w:r>
    </w:p>
    <w:p w14:paraId="64B576F7" w14:textId="511031B3" w:rsidR="00B807F6" w:rsidRDefault="00B807F6" w:rsidP="00AE103E">
      <w:pPr>
        <w:pStyle w:val="a3"/>
        <w:numPr>
          <w:ilvl w:val="1"/>
          <w:numId w:val="1"/>
        </w:numPr>
        <w:ind w:leftChars="0"/>
        <w:rPr>
          <w:rFonts w:ascii="ＭＳ 明朝" w:eastAsia="ＭＳ 明朝" w:hAnsi="ＭＳ 明朝"/>
        </w:rPr>
      </w:pPr>
      <w:r w:rsidRPr="00B807F6">
        <w:rPr>
          <w:rFonts w:ascii="ＭＳ 明朝" w:eastAsia="ＭＳ 明朝" w:hAnsi="ＭＳ 明朝" w:hint="eastAsia"/>
        </w:rPr>
        <w:t>前項の場合、</w:t>
      </w:r>
      <w:r>
        <w:rPr>
          <w:rFonts w:ascii="ＭＳ 明朝" w:eastAsia="ＭＳ 明朝" w:hAnsi="ＭＳ 明朝" w:hint="eastAsia"/>
        </w:rPr>
        <w:t>受託者</w:t>
      </w:r>
      <w:r w:rsidRPr="00B807F6">
        <w:rPr>
          <w:rFonts w:ascii="ＭＳ 明朝" w:eastAsia="ＭＳ 明朝" w:hAnsi="ＭＳ 明朝" w:hint="eastAsia"/>
        </w:rPr>
        <w:t>または</w:t>
      </w:r>
      <w:r>
        <w:rPr>
          <w:rFonts w:ascii="ＭＳ 明朝" w:eastAsia="ＭＳ 明朝" w:hAnsi="ＭＳ 明朝" w:hint="eastAsia"/>
        </w:rPr>
        <w:t>委託者</w:t>
      </w:r>
      <w:r w:rsidRPr="00B807F6">
        <w:rPr>
          <w:rFonts w:ascii="ＭＳ 明朝" w:eastAsia="ＭＳ 明朝" w:hAnsi="ＭＳ 明朝" w:hint="eastAsia"/>
        </w:rPr>
        <w:t>は、成果の公表等を行おうとする日の</w:t>
      </w:r>
      <w:ins w:id="15" w:author="立入 勝義" w:date="2026-02-27T14:54:00Z" w16du:dateUtc="2026-02-27T05:54:00Z">
        <w:r w:rsidR="007B1DC8">
          <w:rPr>
            <w:rFonts w:ascii="ＭＳ 明朝" w:eastAsia="ＭＳ 明朝" w:hAnsi="ＭＳ 明朝" w:hint="eastAsia"/>
          </w:rPr>
          <w:t>7</w:t>
        </w:r>
      </w:ins>
      <w:r w:rsidRPr="00B807F6">
        <w:rPr>
          <w:rFonts w:ascii="ＭＳ 明朝" w:eastAsia="ＭＳ 明朝" w:hAnsi="ＭＳ 明朝" w:hint="eastAsia"/>
        </w:rPr>
        <w:t>日前までに本開発の成果を書面等にて相手方に通知し、</w:t>
      </w:r>
      <w:r w:rsidR="00FD1DC4">
        <w:rPr>
          <w:rFonts w:ascii="ＭＳ 明朝" w:eastAsia="ＭＳ 明朝" w:hAnsi="ＭＳ 明朝" w:hint="eastAsia"/>
        </w:rPr>
        <w:t>委託者および受託者</w:t>
      </w:r>
      <w:r w:rsidRPr="00B807F6">
        <w:rPr>
          <w:rFonts w:ascii="ＭＳ 明朝" w:eastAsia="ＭＳ 明朝" w:hAnsi="ＭＳ 明朝" w:hint="eastAsia"/>
        </w:rPr>
        <w:t>は協議により当該成果の公表等の内容および方法を決定する。</w:t>
      </w:r>
    </w:p>
    <w:p w14:paraId="7BFB4F31" w14:textId="77777777" w:rsidR="00B807F6" w:rsidRPr="00B807F6" w:rsidRDefault="00B807F6" w:rsidP="00B807F6">
      <w:pPr>
        <w:rPr>
          <w:rFonts w:ascii="ＭＳ 明朝" w:eastAsia="ＭＳ 明朝" w:hAnsi="ＭＳ 明朝"/>
        </w:rPr>
      </w:pPr>
    </w:p>
    <w:p w14:paraId="0FE9A5CE" w14:textId="5EB2E8DE" w:rsidR="003C43C0" w:rsidRDefault="006338E9" w:rsidP="009B4568">
      <w:pPr>
        <w:pStyle w:val="a3"/>
        <w:numPr>
          <w:ilvl w:val="0"/>
          <w:numId w:val="1"/>
        </w:numPr>
        <w:ind w:leftChars="0"/>
        <w:rPr>
          <w:rFonts w:ascii="ＭＳ 明朝" w:eastAsia="ＭＳ 明朝" w:hAnsi="ＭＳ 明朝"/>
        </w:rPr>
      </w:pPr>
      <w:r>
        <w:rPr>
          <w:rFonts w:ascii="ＭＳ 明朝" w:eastAsia="ＭＳ 明朝" w:hAnsi="ＭＳ 明朝" w:hint="eastAsia"/>
        </w:rPr>
        <w:t>（個人情報の提供）</w:t>
      </w:r>
    </w:p>
    <w:p w14:paraId="4590C7B5" w14:textId="23596995" w:rsidR="00FB59E2" w:rsidRDefault="00FD1DC4" w:rsidP="00FB59E2">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4C037B" w:rsidRPr="004C037B">
        <w:rPr>
          <w:rFonts w:ascii="ＭＳ 明朝" w:eastAsia="ＭＳ 明朝" w:hAnsi="ＭＳ 明朝" w:hint="eastAsia"/>
        </w:rPr>
        <w:t>は、相手方に対して秘密情報を開示する正当な権限があることおよびかかる提供が法令に違反するものではないことを保証する。</w:t>
      </w:r>
    </w:p>
    <w:p w14:paraId="5B137683" w14:textId="4382D78E" w:rsidR="004C037B" w:rsidRDefault="004C037B" w:rsidP="00FB59E2">
      <w:pPr>
        <w:pStyle w:val="a3"/>
        <w:numPr>
          <w:ilvl w:val="1"/>
          <w:numId w:val="1"/>
        </w:numPr>
        <w:ind w:leftChars="0"/>
        <w:rPr>
          <w:rFonts w:ascii="ＭＳ 明朝" w:eastAsia="ＭＳ 明朝" w:hAnsi="ＭＳ 明朝"/>
        </w:rPr>
      </w:pPr>
      <w:r w:rsidRPr="004C037B">
        <w:rPr>
          <w:rFonts w:ascii="ＭＳ 明朝" w:eastAsia="ＭＳ 明朝" w:hAnsi="ＭＳ 明朝" w:hint="eastAsia"/>
        </w:rPr>
        <w:t>本開発の遂行に際して、</w:t>
      </w:r>
      <w:r>
        <w:rPr>
          <w:rFonts w:ascii="ＭＳ 明朝" w:eastAsia="ＭＳ 明朝" w:hAnsi="ＭＳ 明朝" w:hint="eastAsia"/>
        </w:rPr>
        <w:t>委託者</w:t>
      </w:r>
      <w:r w:rsidRPr="004C037B">
        <w:rPr>
          <w:rFonts w:ascii="ＭＳ 明朝" w:eastAsia="ＭＳ 明朝" w:hAnsi="ＭＳ 明朝" w:hint="eastAsia"/>
        </w:rPr>
        <w:t>が、個人情報等を</w:t>
      </w:r>
      <w:r>
        <w:rPr>
          <w:rFonts w:ascii="ＭＳ 明朝" w:eastAsia="ＭＳ 明朝" w:hAnsi="ＭＳ 明朝" w:hint="eastAsia"/>
        </w:rPr>
        <w:t>受託者</w:t>
      </w:r>
      <w:r w:rsidRPr="004C037B">
        <w:rPr>
          <w:rFonts w:ascii="ＭＳ 明朝" w:eastAsia="ＭＳ 明朝" w:hAnsi="ＭＳ 明朝" w:hint="eastAsia"/>
        </w:rPr>
        <w:t>に提供する場合には、個人情報保護法に定められている手続を履践していることを保証する。</w:t>
      </w:r>
    </w:p>
    <w:p w14:paraId="6CBB5B9D" w14:textId="0A469A21" w:rsidR="004C037B" w:rsidRDefault="004C037B" w:rsidP="00FB59E2">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Pr="004C037B">
        <w:rPr>
          <w:rFonts w:ascii="ＭＳ 明朝" w:eastAsia="ＭＳ 明朝" w:hAnsi="ＭＳ 明朝" w:hint="eastAsia"/>
        </w:rPr>
        <w:t>は、本開発の遂行に際して、個人情報等を</w:t>
      </w:r>
      <w:r>
        <w:rPr>
          <w:rFonts w:ascii="ＭＳ 明朝" w:eastAsia="ＭＳ 明朝" w:hAnsi="ＭＳ 明朝" w:hint="eastAsia"/>
        </w:rPr>
        <w:t>受託者</w:t>
      </w:r>
      <w:r w:rsidRPr="004C037B">
        <w:rPr>
          <w:rFonts w:ascii="ＭＳ 明朝" w:eastAsia="ＭＳ 明朝" w:hAnsi="ＭＳ 明朝" w:hint="eastAsia"/>
        </w:rPr>
        <w:t>に提供する場合には、事前にその旨を明示する。</w:t>
      </w:r>
    </w:p>
    <w:p w14:paraId="5CDFC240" w14:textId="05DED63C" w:rsidR="004C037B" w:rsidRDefault="004C037B" w:rsidP="00FB59E2">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4C037B">
        <w:rPr>
          <w:rFonts w:ascii="ＭＳ 明朝" w:eastAsia="ＭＳ 明朝" w:hAnsi="ＭＳ 明朝" w:hint="eastAsia"/>
        </w:rPr>
        <w:t>は、前項に従って個人情報等が提供される場合には、個人情報保護法を遵守し、個人情報等の管理に必要な措置を講ずる。</w:t>
      </w:r>
    </w:p>
    <w:p w14:paraId="6896821A" w14:textId="77777777" w:rsidR="004C037B" w:rsidRPr="004C037B" w:rsidRDefault="004C037B" w:rsidP="004C037B">
      <w:pPr>
        <w:rPr>
          <w:rFonts w:ascii="ＭＳ 明朝" w:eastAsia="ＭＳ 明朝" w:hAnsi="ＭＳ 明朝"/>
        </w:rPr>
      </w:pPr>
    </w:p>
    <w:p w14:paraId="3AE96448" w14:textId="2FDFF21B" w:rsidR="006338E9" w:rsidRDefault="00080BE1" w:rsidP="009B4568">
      <w:pPr>
        <w:pStyle w:val="a3"/>
        <w:numPr>
          <w:ilvl w:val="0"/>
          <w:numId w:val="1"/>
        </w:numPr>
        <w:ind w:leftChars="0"/>
        <w:rPr>
          <w:rFonts w:ascii="ＭＳ 明朝" w:eastAsia="ＭＳ 明朝" w:hAnsi="ＭＳ 明朝"/>
        </w:rPr>
      </w:pPr>
      <w:r>
        <w:rPr>
          <w:rFonts w:ascii="ＭＳ 明朝" w:eastAsia="ＭＳ 明朝" w:hAnsi="ＭＳ 明朝" w:hint="eastAsia"/>
        </w:rPr>
        <w:t>（本件成果物等の著作権の帰属）</w:t>
      </w:r>
    </w:p>
    <w:p w14:paraId="034800EA" w14:textId="450A5D86" w:rsidR="004F471D" w:rsidRDefault="00734A1A" w:rsidP="004F471D">
      <w:pPr>
        <w:pStyle w:val="a3"/>
        <w:numPr>
          <w:ilvl w:val="1"/>
          <w:numId w:val="1"/>
        </w:numPr>
        <w:ind w:leftChars="0"/>
        <w:rPr>
          <w:rFonts w:ascii="ＭＳ 明朝" w:eastAsia="ＭＳ 明朝" w:hAnsi="ＭＳ 明朝"/>
        </w:rPr>
      </w:pPr>
      <w:r w:rsidRPr="00734A1A">
        <w:rPr>
          <w:rFonts w:ascii="ＭＳ 明朝" w:eastAsia="ＭＳ 明朝" w:hAnsi="ＭＳ 明朝"/>
        </w:rPr>
        <w:t>本件成果物に関する著作権（著作権法第27条および第28条の権利を含む。）は、</w:t>
      </w:r>
      <w:r>
        <w:rPr>
          <w:rFonts w:ascii="ＭＳ 明朝" w:eastAsia="ＭＳ 明朝" w:hAnsi="ＭＳ 明朝" w:hint="eastAsia"/>
        </w:rPr>
        <w:t>委託者</w:t>
      </w:r>
      <w:r w:rsidRPr="00734A1A">
        <w:rPr>
          <w:rFonts w:ascii="ＭＳ 明朝" w:eastAsia="ＭＳ 明朝" w:hAnsi="ＭＳ 明朝"/>
        </w:rPr>
        <w:t>の</w:t>
      </w:r>
      <w:r>
        <w:rPr>
          <w:rFonts w:ascii="ＭＳ 明朝" w:eastAsia="ＭＳ 明朝" w:hAnsi="ＭＳ 明朝" w:hint="eastAsia"/>
        </w:rPr>
        <w:t>受託者</w:t>
      </w:r>
      <w:r w:rsidRPr="00734A1A">
        <w:rPr>
          <w:rFonts w:ascii="ＭＳ 明朝" w:eastAsia="ＭＳ 明朝" w:hAnsi="ＭＳ 明朝"/>
        </w:rPr>
        <w:t>に対する委託料の支払いが完了した時点で、</w:t>
      </w:r>
      <w:commentRangeStart w:id="16"/>
      <w:commentRangeStart w:id="17"/>
      <w:r>
        <w:rPr>
          <w:rFonts w:ascii="ＭＳ 明朝" w:eastAsia="ＭＳ 明朝" w:hAnsi="ＭＳ 明朝" w:hint="eastAsia"/>
        </w:rPr>
        <w:t>受託者</w:t>
      </w:r>
      <w:r w:rsidRPr="00734A1A">
        <w:rPr>
          <w:rFonts w:ascii="ＭＳ 明朝" w:eastAsia="ＭＳ 明朝" w:hAnsi="ＭＳ 明朝"/>
        </w:rPr>
        <w:t>または第三者が従前から保有していた著作物の著作権を除き、</w:t>
      </w:r>
      <w:r>
        <w:rPr>
          <w:rFonts w:ascii="ＭＳ 明朝" w:eastAsia="ＭＳ 明朝" w:hAnsi="ＭＳ 明朝" w:hint="eastAsia"/>
        </w:rPr>
        <w:t>委託者に</w:t>
      </w:r>
      <w:r w:rsidRPr="00734A1A">
        <w:rPr>
          <w:rFonts w:ascii="ＭＳ 明朝" w:eastAsia="ＭＳ 明朝" w:hAnsi="ＭＳ 明朝"/>
        </w:rPr>
        <w:t>帰属</w:t>
      </w:r>
      <w:commentRangeEnd w:id="16"/>
      <w:r w:rsidR="005E080C" w:rsidRPr="00734A1A">
        <w:rPr>
          <w:rStyle w:val="a4"/>
          <w:rFonts w:ascii="ＭＳ 明朝" w:eastAsia="ＭＳ 明朝" w:hAnsi="ＭＳ 明朝"/>
          <w:sz w:val="21"/>
          <w:szCs w:val="22"/>
        </w:rPr>
        <w:commentReference w:id="16"/>
      </w:r>
      <w:commentRangeEnd w:id="17"/>
      <w:r w:rsidR="0070189F" w:rsidRPr="00734A1A">
        <w:rPr>
          <w:rStyle w:val="a4"/>
          <w:rFonts w:ascii="ＭＳ 明朝" w:eastAsia="ＭＳ 明朝" w:hAnsi="ＭＳ 明朝"/>
          <w:sz w:val="21"/>
          <w:szCs w:val="22"/>
        </w:rPr>
        <w:commentReference w:id="17"/>
      </w:r>
      <w:r w:rsidRPr="00734A1A">
        <w:rPr>
          <w:rFonts w:ascii="ＭＳ 明朝" w:eastAsia="ＭＳ 明朝" w:hAnsi="ＭＳ 明朝"/>
        </w:rPr>
        <w:t>する。なお、かか</w:t>
      </w:r>
      <w:r>
        <w:rPr>
          <w:rFonts w:ascii="ＭＳ 明朝" w:eastAsia="ＭＳ 明朝" w:hAnsi="ＭＳ 明朝" w:hint="eastAsia"/>
        </w:rPr>
        <w:t>る受託者</w:t>
      </w:r>
      <w:r w:rsidRPr="00734A1A">
        <w:rPr>
          <w:rFonts w:ascii="ＭＳ 明朝" w:eastAsia="ＭＳ 明朝" w:hAnsi="ＭＳ 明朝"/>
        </w:rPr>
        <w:t>から</w:t>
      </w:r>
      <w:r>
        <w:rPr>
          <w:rFonts w:ascii="ＭＳ 明朝" w:eastAsia="ＭＳ 明朝" w:hAnsi="ＭＳ 明朝" w:hint="eastAsia"/>
        </w:rPr>
        <w:t>委託者</w:t>
      </w:r>
      <w:r w:rsidRPr="00734A1A">
        <w:rPr>
          <w:rFonts w:ascii="ＭＳ 明朝" w:eastAsia="ＭＳ 明朝" w:hAnsi="ＭＳ 明朝"/>
        </w:rPr>
        <w:t>への著作権移転の対価は、委託料に含まれる。</w:t>
      </w:r>
    </w:p>
    <w:p w14:paraId="2F33A783" w14:textId="619C063D" w:rsidR="00E92AD6" w:rsidRDefault="00E92AD6" w:rsidP="004F471D">
      <w:pPr>
        <w:pStyle w:val="a3"/>
        <w:numPr>
          <w:ilvl w:val="1"/>
          <w:numId w:val="1"/>
        </w:numPr>
        <w:ind w:leftChars="0"/>
        <w:rPr>
          <w:rFonts w:ascii="ＭＳ 明朝" w:eastAsia="ＭＳ 明朝" w:hAnsi="ＭＳ 明朝"/>
        </w:rPr>
      </w:pPr>
      <w:commentRangeStart w:id="18"/>
      <w:r>
        <w:rPr>
          <w:rFonts w:ascii="ＭＳ 明朝" w:eastAsia="ＭＳ 明朝" w:hAnsi="ＭＳ 明朝" w:hint="eastAsia"/>
        </w:rPr>
        <w:t>委託者は、受託者に対し、本件成果物について、無償かつ非独占的で、改変および利用許諾可能な条件での利用を許諾する。</w:t>
      </w:r>
      <w:commentRangeEnd w:id="18"/>
      <w:r>
        <w:rPr>
          <w:rStyle w:val="a4"/>
          <w:rFonts w:ascii="ＭＳ 明朝" w:eastAsia="ＭＳ 明朝" w:hAnsi="ＭＳ 明朝"/>
          <w:sz w:val="21"/>
          <w:szCs w:val="22"/>
        </w:rPr>
        <w:commentReference w:id="18"/>
      </w:r>
    </w:p>
    <w:p w14:paraId="7E3939EA" w14:textId="495191EC" w:rsidR="009A05D2" w:rsidRDefault="009A05D2" w:rsidP="004F471D">
      <w:pPr>
        <w:pStyle w:val="a3"/>
        <w:numPr>
          <w:ilvl w:val="1"/>
          <w:numId w:val="1"/>
        </w:numPr>
        <w:ind w:leftChars="0"/>
        <w:rPr>
          <w:rFonts w:ascii="ＭＳ 明朝" w:eastAsia="ＭＳ 明朝" w:hAnsi="ＭＳ 明朝"/>
        </w:rPr>
      </w:pPr>
      <w:commentRangeStart w:id="19"/>
      <w:commentRangeStart w:id="20"/>
      <w:r>
        <w:rPr>
          <w:rFonts w:ascii="ＭＳ 明朝" w:eastAsia="ＭＳ 明朝" w:hAnsi="ＭＳ 明朝" w:hint="eastAsia"/>
        </w:rPr>
        <w:t>本開発遂行に伴い生じた知的財産に関する著作権</w:t>
      </w:r>
      <w:r w:rsidRPr="00734A1A">
        <w:rPr>
          <w:rFonts w:ascii="ＭＳ 明朝" w:eastAsia="ＭＳ 明朝" w:hAnsi="ＭＳ 明朝"/>
        </w:rPr>
        <w:t>（著作権法第27条および第28条の権利を含む。）</w:t>
      </w:r>
      <w:r>
        <w:rPr>
          <w:rFonts w:ascii="ＭＳ 明朝" w:eastAsia="ＭＳ 明朝" w:hAnsi="ＭＳ 明朝" w:hint="eastAsia"/>
        </w:rPr>
        <w:t>は、</w:t>
      </w:r>
      <w:r w:rsidR="00B974E0">
        <w:rPr>
          <w:rFonts w:ascii="ＭＳ 明朝" w:eastAsia="ＭＳ 明朝" w:hAnsi="ＭＳ 明朝" w:hint="eastAsia"/>
        </w:rPr>
        <w:t>委託者</w:t>
      </w:r>
      <w:r w:rsidR="00B974E0" w:rsidRPr="00B974E0">
        <w:rPr>
          <w:rFonts w:ascii="ＭＳ 明朝" w:eastAsia="ＭＳ 明朝" w:hAnsi="ＭＳ 明朝"/>
        </w:rPr>
        <w:t>および</w:t>
      </w:r>
      <w:r w:rsidR="00B974E0">
        <w:rPr>
          <w:rFonts w:ascii="ＭＳ 明朝" w:eastAsia="ＭＳ 明朝" w:hAnsi="ＭＳ 明朝" w:hint="eastAsia"/>
        </w:rPr>
        <w:t>受託者</w:t>
      </w:r>
      <w:r w:rsidR="00B974E0" w:rsidRPr="00B974E0">
        <w:rPr>
          <w:rFonts w:ascii="ＭＳ 明朝" w:eastAsia="ＭＳ 明朝" w:hAnsi="ＭＳ 明朝"/>
        </w:rPr>
        <w:t>の共有（持分</w:t>
      </w:r>
      <w:r w:rsidR="0005513E">
        <w:rPr>
          <w:rFonts w:ascii="ＭＳ 明朝" w:eastAsia="ＭＳ 明朝" w:hAnsi="ＭＳ 明朝" w:hint="eastAsia"/>
        </w:rPr>
        <w:t>は貢献度に応じて定める。</w:t>
      </w:r>
      <w:r w:rsidR="00B974E0" w:rsidRPr="00B974E0">
        <w:rPr>
          <w:rFonts w:ascii="ＭＳ 明朝" w:eastAsia="ＭＳ 明朝" w:hAnsi="ＭＳ 明朝"/>
        </w:rPr>
        <w:t>）とする。</w:t>
      </w:r>
      <w:r w:rsidR="0005513E" w:rsidRPr="0005513E">
        <w:rPr>
          <w:rFonts w:ascii="ＭＳ 明朝" w:eastAsia="ＭＳ 明朝" w:hAnsi="ＭＳ 明朝"/>
        </w:rPr>
        <w:t>この場合、</w:t>
      </w:r>
      <w:r w:rsidR="00FD1DC4">
        <w:rPr>
          <w:rFonts w:ascii="ＭＳ 明朝" w:eastAsia="ＭＳ 明朝" w:hAnsi="ＭＳ 明朝"/>
        </w:rPr>
        <w:t>委託者および受託者</w:t>
      </w:r>
      <w:r w:rsidR="0005513E" w:rsidRPr="0005513E">
        <w:rPr>
          <w:rFonts w:ascii="ＭＳ 明朝" w:eastAsia="ＭＳ 明朝" w:hAnsi="ＭＳ 明朝"/>
        </w:rPr>
        <w:t>は</w:t>
      </w:r>
      <w:r w:rsidR="007D31FA">
        <w:rPr>
          <w:rFonts w:ascii="ＭＳ 明朝" w:eastAsia="ＭＳ 明朝" w:hAnsi="ＭＳ 明朝" w:hint="eastAsia"/>
        </w:rPr>
        <w:t>、</w:t>
      </w:r>
      <w:r w:rsidR="0005513E" w:rsidRPr="0005513E">
        <w:rPr>
          <w:rFonts w:ascii="ＭＳ 明朝" w:eastAsia="ＭＳ 明朝" w:hAnsi="ＭＳ 明朝"/>
        </w:rPr>
        <w:t>それぞれ相手方の同意なしに、かつ、相手方</w:t>
      </w:r>
      <w:r w:rsidR="0005513E" w:rsidRPr="0005513E">
        <w:rPr>
          <w:rFonts w:ascii="ＭＳ 明朝" w:eastAsia="ＭＳ 明朝" w:hAnsi="ＭＳ 明朝"/>
        </w:rPr>
        <w:lastRenderedPageBreak/>
        <w:t>に対する対価の支払いの義務を負うことなく、</w:t>
      </w:r>
      <w:r w:rsidR="007D31FA" w:rsidRPr="0005513E">
        <w:rPr>
          <w:rFonts w:ascii="ＭＳ 明朝" w:eastAsia="ＭＳ 明朝" w:hAnsi="ＭＳ 明朝"/>
        </w:rPr>
        <w:t>第三者に対する</w:t>
      </w:r>
      <w:r w:rsidR="006A7D37">
        <w:rPr>
          <w:rFonts w:ascii="ＭＳ 明朝" w:eastAsia="ＭＳ 明朝" w:hAnsi="ＭＳ 明朝" w:hint="eastAsia"/>
        </w:rPr>
        <w:t>利用</w:t>
      </w:r>
      <w:r w:rsidR="007D31FA" w:rsidRPr="0005513E">
        <w:rPr>
          <w:rFonts w:ascii="ＭＳ 明朝" w:eastAsia="ＭＳ 明朝" w:hAnsi="ＭＳ 明朝"/>
        </w:rPr>
        <w:t>の許諾</w:t>
      </w:r>
      <w:r w:rsidR="007D31FA">
        <w:rPr>
          <w:rFonts w:ascii="ＭＳ 明朝" w:eastAsia="ＭＳ 明朝" w:hAnsi="ＭＳ 明朝" w:hint="eastAsia"/>
        </w:rPr>
        <w:t>も含め、</w:t>
      </w:r>
      <w:r w:rsidR="007D31FA" w:rsidRPr="0005513E">
        <w:rPr>
          <w:rFonts w:ascii="ＭＳ 明朝" w:eastAsia="ＭＳ 明朝" w:hAnsi="ＭＳ 明朝"/>
        </w:rPr>
        <w:t>共有にかかる著作権</w:t>
      </w:r>
      <w:r w:rsidR="007D31FA">
        <w:rPr>
          <w:rFonts w:ascii="ＭＳ 明朝" w:eastAsia="ＭＳ 明朝" w:hAnsi="ＭＳ 明朝" w:hint="eastAsia"/>
        </w:rPr>
        <w:t>を行使することができる</w:t>
      </w:r>
      <w:r w:rsidR="0005513E" w:rsidRPr="0005513E">
        <w:rPr>
          <w:rFonts w:ascii="ＭＳ 明朝" w:eastAsia="ＭＳ 明朝" w:hAnsi="ＭＳ 明朝"/>
        </w:rPr>
        <w:t>。</w:t>
      </w:r>
      <w:commentRangeEnd w:id="19"/>
      <w:r w:rsidR="0005513E">
        <w:rPr>
          <w:rStyle w:val="a4"/>
          <w:rFonts w:ascii="ＭＳ 明朝" w:eastAsia="ＭＳ 明朝" w:hAnsi="ＭＳ 明朝"/>
          <w:sz w:val="21"/>
          <w:szCs w:val="22"/>
        </w:rPr>
        <w:commentReference w:id="19"/>
      </w:r>
      <w:commentRangeEnd w:id="20"/>
      <w:r w:rsidR="001D4E36">
        <w:rPr>
          <w:rStyle w:val="a4"/>
          <w:rFonts w:ascii="ＭＳ 明朝" w:eastAsia="ＭＳ 明朝" w:hAnsi="ＭＳ 明朝"/>
          <w:sz w:val="21"/>
          <w:szCs w:val="22"/>
        </w:rPr>
        <w:commentReference w:id="20"/>
      </w:r>
    </w:p>
    <w:p w14:paraId="33967C03" w14:textId="1C672763" w:rsidR="00734A1A" w:rsidRDefault="00FD1DC4" w:rsidP="004F471D">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F97594" w:rsidRPr="00F97594">
        <w:rPr>
          <w:rFonts w:ascii="ＭＳ 明朝" w:eastAsia="ＭＳ 明朝" w:hAnsi="ＭＳ 明朝" w:hint="eastAsia"/>
        </w:rPr>
        <w:t>は、本契約および別途</w:t>
      </w:r>
      <w:r w:rsidR="00DA3A6A">
        <w:rPr>
          <w:rFonts w:ascii="ＭＳ 明朝" w:eastAsia="ＭＳ 明朝" w:hAnsi="ＭＳ 明朝" w:hint="eastAsia"/>
        </w:rPr>
        <w:t>受託者委託者</w:t>
      </w:r>
      <w:r w:rsidR="00F97594" w:rsidRPr="00F97594">
        <w:rPr>
          <w:rFonts w:ascii="ＭＳ 明朝" w:eastAsia="ＭＳ 明朝" w:hAnsi="ＭＳ 明朝" w:hint="eastAsia"/>
        </w:rPr>
        <w:t>間で締結する利用契約に従った本件成果物</w:t>
      </w:r>
      <w:r w:rsidR="00DA3A6A">
        <w:rPr>
          <w:rFonts w:ascii="ＭＳ 明朝" w:eastAsia="ＭＳ 明朝" w:hAnsi="ＭＳ 明朝" w:hint="eastAsia"/>
        </w:rPr>
        <w:t>および本開発遂行に伴い生じた知的財産（以下「本件成果物等」という。）</w:t>
      </w:r>
      <w:r w:rsidR="00F97594" w:rsidRPr="00F97594">
        <w:rPr>
          <w:rFonts w:ascii="ＭＳ 明朝" w:eastAsia="ＭＳ 明朝" w:hAnsi="ＭＳ 明朝" w:hint="eastAsia"/>
        </w:rPr>
        <w:t>の利用について、相手方および正当に権利を取得または承継した第三者に対して、著作者人格権を行使しない。</w:t>
      </w:r>
    </w:p>
    <w:p w14:paraId="1BBD0BA2" w14:textId="77777777" w:rsidR="00F97594" w:rsidRPr="00DA3A6A" w:rsidRDefault="00F97594" w:rsidP="00DA3A6A">
      <w:pPr>
        <w:rPr>
          <w:rFonts w:ascii="ＭＳ 明朝" w:eastAsia="ＭＳ 明朝" w:hAnsi="ＭＳ 明朝"/>
        </w:rPr>
      </w:pPr>
    </w:p>
    <w:p w14:paraId="6CB7859F" w14:textId="1B638A08" w:rsidR="00080BE1" w:rsidRDefault="00080BE1" w:rsidP="009B4568">
      <w:pPr>
        <w:pStyle w:val="a3"/>
        <w:numPr>
          <w:ilvl w:val="0"/>
          <w:numId w:val="1"/>
        </w:numPr>
        <w:ind w:leftChars="0"/>
        <w:rPr>
          <w:rFonts w:ascii="ＭＳ 明朝" w:eastAsia="ＭＳ 明朝" w:hAnsi="ＭＳ 明朝"/>
        </w:rPr>
      </w:pPr>
      <w:r>
        <w:rPr>
          <w:rFonts w:ascii="ＭＳ 明朝" w:eastAsia="ＭＳ 明朝" w:hAnsi="ＭＳ 明朝" w:hint="eastAsia"/>
        </w:rPr>
        <w:t>（本件成果物等の特許権等の帰属）</w:t>
      </w:r>
    </w:p>
    <w:p w14:paraId="7BDDCDA8" w14:textId="71E73433" w:rsidR="006A7D37" w:rsidRDefault="006A7D37" w:rsidP="006A7D37">
      <w:pPr>
        <w:pStyle w:val="a3"/>
        <w:numPr>
          <w:ilvl w:val="1"/>
          <w:numId w:val="1"/>
        </w:numPr>
        <w:ind w:leftChars="0"/>
        <w:rPr>
          <w:rFonts w:ascii="ＭＳ 明朝" w:eastAsia="ＭＳ 明朝" w:hAnsi="ＭＳ 明朝"/>
        </w:rPr>
      </w:pPr>
      <w:r w:rsidRPr="006A7D37">
        <w:rPr>
          <w:rFonts w:ascii="ＭＳ 明朝" w:eastAsia="ＭＳ 明朝" w:hAnsi="ＭＳ 明朝" w:hint="eastAsia"/>
        </w:rPr>
        <w:t>本件成果物等にかかる特許権その他の知的財産権（ただし、著作権は除く。以下「特許権等」という。）は、本件成果物等を創出した者が属する当事者に帰属する。</w:t>
      </w:r>
    </w:p>
    <w:p w14:paraId="59F35114" w14:textId="08E10316" w:rsidR="006A7D37" w:rsidRDefault="00FD1DC4" w:rsidP="006A7D37">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6A7D37" w:rsidRPr="006A7D37">
        <w:rPr>
          <w:rFonts w:ascii="ＭＳ 明朝" w:eastAsia="ＭＳ 明朝" w:hAnsi="ＭＳ 明朝" w:hint="eastAsia"/>
        </w:rPr>
        <w:t>が共同で創出した本件成果物等に関する特許権等については、</w:t>
      </w:r>
      <w:r>
        <w:rPr>
          <w:rFonts w:ascii="ＭＳ 明朝" w:eastAsia="ＭＳ 明朝" w:hAnsi="ＭＳ 明朝" w:hint="eastAsia"/>
        </w:rPr>
        <w:t>委託者および受託者</w:t>
      </w:r>
      <w:r w:rsidR="006A7D37" w:rsidRPr="006A7D37">
        <w:rPr>
          <w:rFonts w:ascii="ＭＳ 明朝" w:eastAsia="ＭＳ 明朝" w:hAnsi="ＭＳ 明朝" w:hint="eastAsia"/>
        </w:rPr>
        <w:t>の共有（持分は貢献度に応じて定める。）とする。</w:t>
      </w:r>
      <w:commentRangeStart w:id="21"/>
      <w:commentRangeStart w:id="22"/>
      <w:r w:rsidR="006A7D37" w:rsidRPr="006A7D37">
        <w:rPr>
          <w:rFonts w:ascii="ＭＳ 明朝" w:eastAsia="ＭＳ 明朝" w:hAnsi="ＭＳ 明朝" w:hint="eastAsia"/>
        </w:rPr>
        <w:t>この場合、</w:t>
      </w:r>
      <w:r>
        <w:rPr>
          <w:rFonts w:ascii="ＭＳ 明朝" w:eastAsia="ＭＳ 明朝" w:hAnsi="ＭＳ 明朝" w:hint="eastAsia"/>
        </w:rPr>
        <w:t>委託者および受託者</w:t>
      </w:r>
      <w:r w:rsidR="006A7D37" w:rsidRPr="006A7D37">
        <w:rPr>
          <w:rFonts w:ascii="ＭＳ 明朝" w:eastAsia="ＭＳ 明朝" w:hAnsi="ＭＳ 明朝" w:hint="eastAsia"/>
        </w:rPr>
        <w:t>は、共有にかかる特許権等につき、それぞれ相手方の同意なしに、かつ、相手方に対する対価の支払いの義務を負うことなく、実施することができる</w:t>
      </w:r>
      <w:r w:rsidR="00286AF1">
        <w:rPr>
          <w:rFonts w:ascii="ＭＳ 明朝" w:eastAsia="ＭＳ 明朝" w:hAnsi="ＭＳ 明朝" w:hint="eastAsia"/>
        </w:rPr>
        <w:t>（</w:t>
      </w:r>
      <w:r w:rsidR="00286AF1" w:rsidRPr="006A7D37">
        <w:rPr>
          <w:rFonts w:ascii="ＭＳ 明朝" w:eastAsia="ＭＳ 明朝" w:hAnsi="ＭＳ 明朝" w:hint="eastAsia"/>
        </w:rPr>
        <w:t>第三者に対する実施の許諾</w:t>
      </w:r>
      <w:r w:rsidR="00286AF1">
        <w:rPr>
          <w:rFonts w:ascii="ＭＳ 明朝" w:eastAsia="ＭＳ 明朝" w:hAnsi="ＭＳ 明朝" w:hint="eastAsia"/>
        </w:rPr>
        <w:t>も含む。）</w:t>
      </w:r>
      <w:r w:rsidR="006A7D37" w:rsidRPr="006A7D37">
        <w:rPr>
          <w:rFonts w:ascii="ＭＳ 明朝" w:eastAsia="ＭＳ 明朝" w:hAnsi="ＭＳ 明朝" w:hint="eastAsia"/>
        </w:rPr>
        <w:t>。</w:t>
      </w:r>
      <w:commentRangeEnd w:id="21"/>
      <w:r w:rsidR="005E080C">
        <w:rPr>
          <w:rStyle w:val="a4"/>
          <w:rFonts w:ascii="ＭＳ 明朝" w:eastAsia="ＭＳ 明朝" w:hAnsi="ＭＳ 明朝"/>
          <w:sz w:val="21"/>
          <w:szCs w:val="22"/>
        </w:rPr>
        <w:commentReference w:id="21"/>
      </w:r>
      <w:commentRangeEnd w:id="22"/>
      <w:r w:rsidR="00811666">
        <w:rPr>
          <w:rStyle w:val="a4"/>
          <w:rFonts w:ascii="ＭＳ 明朝" w:eastAsia="ＭＳ 明朝" w:hAnsi="ＭＳ 明朝"/>
          <w:sz w:val="21"/>
          <w:szCs w:val="22"/>
        </w:rPr>
        <w:commentReference w:id="22"/>
      </w:r>
    </w:p>
    <w:p w14:paraId="739D8D3F" w14:textId="23185D60" w:rsidR="006A7D37" w:rsidRDefault="00FD1DC4" w:rsidP="006A7D37">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6A7D37" w:rsidRPr="006A7D37">
        <w:rPr>
          <w:rFonts w:ascii="ＭＳ 明朝" w:eastAsia="ＭＳ 明朝" w:hAnsi="ＭＳ 明朝" w:hint="eastAsia"/>
        </w:rPr>
        <w:t>は、前項に基づき相手方と共有する特許権等について、必要となる職務発明の取得手続（職務発明規定の整備等の職務発明制度の適切な運用、譲渡手続等）を履践する。</w:t>
      </w:r>
    </w:p>
    <w:p w14:paraId="25D43C87" w14:textId="67278F8E" w:rsidR="006A7D37" w:rsidRDefault="00FD1DC4" w:rsidP="006A7D37">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286AF1" w:rsidRPr="00286AF1">
        <w:rPr>
          <w:rFonts w:ascii="ＭＳ 明朝" w:eastAsia="ＭＳ 明朝" w:hAnsi="ＭＳ 明朝" w:hint="eastAsia"/>
        </w:rPr>
        <w:t>は、本開発の過程で生じた特許権等に基づいて出願しようとする場合は、事前に相手方にその旨を書面等により通知しなければならない。相手方に通知した発明が単独発明に該当すると考える当事者は、相手方に対して、その旨を理由とともに通知する。</w:t>
      </w:r>
    </w:p>
    <w:p w14:paraId="20C5ABDA" w14:textId="77777777" w:rsidR="00286AF1" w:rsidRPr="00286AF1" w:rsidRDefault="00286AF1" w:rsidP="00286AF1">
      <w:pPr>
        <w:rPr>
          <w:rFonts w:ascii="ＭＳ 明朝" w:eastAsia="ＭＳ 明朝" w:hAnsi="ＭＳ 明朝"/>
        </w:rPr>
      </w:pPr>
    </w:p>
    <w:p w14:paraId="4CE14075" w14:textId="77777777" w:rsidR="004A0BAF" w:rsidRPr="004A0BAF" w:rsidRDefault="004A0BAF" w:rsidP="004A0BAF">
      <w:pPr>
        <w:rPr>
          <w:rFonts w:ascii="ＭＳ 明朝" w:eastAsia="ＭＳ 明朝" w:hAnsi="ＭＳ 明朝"/>
        </w:rPr>
      </w:pPr>
    </w:p>
    <w:p w14:paraId="64CA8EE0" w14:textId="38648C26" w:rsidR="00080BE1" w:rsidRDefault="00F36E16" w:rsidP="009B4568">
      <w:pPr>
        <w:pStyle w:val="a3"/>
        <w:numPr>
          <w:ilvl w:val="0"/>
          <w:numId w:val="1"/>
        </w:numPr>
        <w:ind w:leftChars="0"/>
        <w:rPr>
          <w:rFonts w:ascii="ＭＳ 明朝" w:eastAsia="ＭＳ 明朝" w:hAnsi="ＭＳ 明朝"/>
        </w:rPr>
      </w:pPr>
      <w:r>
        <w:rPr>
          <w:rFonts w:ascii="ＭＳ 明朝" w:eastAsia="ＭＳ 明朝" w:hAnsi="ＭＳ 明朝" w:hint="eastAsia"/>
        </w:rPr>
        <w:t>（禁止事項）</w:t>
      </w:r>
    </w:p>
    <w:p w14:paraId="359B9BCC" w14:textId="25845D34" w:rsidR="007607BA" w:rsidRDefault="00B17CB0" w:rsidP="007607BA">
      <w:pPr>
        <w:pStyle w:val="a3"/>
        <w:ind w:leftChars="0" w:left="440" w:firstLineChars="100" w:firstLine="210"/>
        <w:rPr>
          <w:rFonts w:ascii="ＭＳ 明朝" w:eastAsia="ＭＳ 明朝" w:hAnsi="ＭＳ 明朝"/>
        </w:rPr>
      </w:pPr>
      <w:r>
        <w:rPr>
          <w:rFonts w:ascii="ＭＳ 明朝" w:eastAsia="ＭＳ 明朝" w:hAnsi="ＭＳ 明朝" w:hint="eastAsia"/>
        </w:rPr>
        <w:t>委託者</w:t>
      </w:r>
      <w:r w:rsidR="007607BA" w:rsidRPr="007607BA">
        <w:rPr>
          <w:rFonts w:ascii="ＭＳ 明朝" w:eastAsia="ＭＳ 明朝" w:hAnsi="ＭＳ 明朝" w:hint="eastAsia"/>
        </w:rPr>
        <w:t>は、本契約に別段の定めがある場合を除き、本件成果物について、次の各号の行為を行ってはならない。</w:t>
      </w:r>
    </w:p>
    <w:p w14:paraId="2CEF2E0B" w14:textId="00ADE427" w:rsidR="007607BA" w:rsidRDefault="007607BA" w:rsidP="007607BA">
      <w:pPr>
        <w:pStyle w:val="a3"/>
        <w:numPr>
          <w:ilvl w:val="0"/>
          <w:numId w:val="5"/>
        </w:numPr>
        <w:ind w:leftChars="0"/>
        <w:rPr>
          <w:rFonts w:ascii="ＭＳ 明朝" w:eastAsia="ＭＳ 明朝" w:hAnsi="ＭＳ 明朝"/>
        </w:rPr>
      </w:pPr>
      <w:r w:rsidRPr="007607BA">
        <w:rPr>
          <w:rFonts w:ascii="ＭＳ 明朝" w:eastAsia="ＭＳ 明朝" w:hAnsi="ＭＳ 明朝" w:hint="eastAsia"/>
        </w:rPr>
        <w:t>リバースエンジニアリング、逆コンパイル、逆アセンブルその他の方法でソースコードを抽出する行為</w:t>
      </w:r>
    </w:p>
    <w:p w14:paraId="03ADACC2" w14:textId="5EFC21C7" w:rsidR="007607BA" w:rsidRDefault="007607BA" w:rsidP="007607BA">
      <w:pPr>
        <w:pStyle w:val="a3"/>
        <w:numPr>
          <w:ilvl w:val="0"/>
          <w:numId w:val="5"/>
        </w:numPr>
        <w:ind w:leftChars="0"/>
        <w:rPr>
          <w:rFonts w:ascii="ＭＳ 明朝" w:eastAsia="ＭＳ 明朝" w:hAnsi="ＭＳ 明朝"/>
        </w:rPr>
      </w:pPr>
      <w:r w:rsidRPr="007607BA">
        <w:rPr>
          <w:rFonts w:ascii="ＭＳ 明朝" w:eastAsia="ＭＳ 明朝" w:hAnsi="ＭＳ 明朝" w:hint="eastAsia"/>
        </w:rPr>
        <w:t>再利用モデルを生成する行為</w:t>
      </w:r>
    </w:p>
    <w:p w14:paraId="49719192" w14:textId="6531F3FB" w:rsidR="007607BA" w:rsidRDefault="00BF0150" w:rsidP="007607BA">
      <w:pPr>
        <w:pStyle w:val="a3"/>
        <w:numPr>
          <w:ilvl w:val="0"/>
          <w:numId w:val="5"/>
        </w:numPr>
        <w:ind w:leftChars="0"/>
        <w:rPr>
          <w:rFonts w:ascii="ＭＳ 明朝" w:eastAsia="ＭＳ 明朝" w:hAnsi="ＭＳ 明朝"/>
        </w:rPr>
      </w:pPr>
      <w:r w:rsidRPr="00BF0150">
        <w:rPr>
          <w:rFonts w:ascii="ＭＳ 明朝" w:eastAsia="ＭＳ 明朝" w:hAnsi="ＭＳ 明朝" w:hint="eastAsia"/>
        </w:rPr>
        <w:t>学習済みモデルへの入力データと、学習済みモデルから出力されたデータを組み合わせて学習済みモデルを生成する行為</w:t>
      </w:r>
    </w:p>
    <w:p w14:paraId="7DF1B02E" w14:textId="79A99A7C" w:rsidR="00BF0150" w:rsidRDefault="00BF0150" w:rsidP="007607BA">
      <w:pPr>
        <w:pStyle w:val="a3"/>
        <w:numPr>
          <w:ilvl w:val="0"/>
          <w:numId w:val="5"/>
        </w:numPr>
        <w:ind w:leftChars="0"/>
        <w:rPr>
          <w:rFonts w:ascii="ＭＳ 明朝" w:eastAsia="ＭＳ 明朝" w:hAnsi="ＭＳ 明朝"/>
        </w:rPr>
      </w:pPr>
      <w:r w:rsidRPr="00BF0150">
        <w:rPr>
          <w:rFonts w:ascii="ＭＳ 明朝" w:eastAsia="ＭＳ 明朝" w:hAnsi="ＭＳ 明朝" w:hint="eastAsia"/>
        </w:rPr>
        <w:t>その他前各号に準じる行為</w:t>
      </w:r>
    </w:p>
    <w:p w14:paraId="48340EEF" w14:textId="77777777" w:rsidR="00BF0150" w:rsidRPr="00BF0150" w:rsidRDefault="00BF0150" w:rsidP="00BF0150">
      <w:pPr>
        <w:rPr>
          <w:rFonts w:ascii="ＭＳ 明朝" w:eastAsia="ＭＳ 明朝" w:hAnsi="ＭＳ 明朝"/>
        </w:rPr>
      </w:pPr>
    </w:p>
    <w:p w14:paraId="27FA34CE" w14:textId="3F00B183" w:rsidR="00F36E16" w:rsidRDefault="006E502F" w:rsidP="009B4568">
      <w:pPr>
        <w:pStyle w:val="a3"/>
        <w:numPr>
          <w:ilvl w:val="0"/>
          <w:numId w:val="1"/>
        </w:numPr>
        <w:ind w:leftChars="0"/>
        <w:rPr>
          <w:rFonts w:ascii="ＭＳ 明朝" w:eastAsia="ＭＳ 明朝" w:hAnsi="ＭＳ 明朝"/>
        </w:rPr>
      </w:pPr>
      <w:r>
        <w:rPr>
          <w:rFonts w:ascii="ＭＳ 明朝" w:eastAsia="ＭＳ 明朝" w:hAnsi="ＭＳ 明朝" w:hint="eastAsia"/>
        </w:rPr>
        <w:t>（本件成果物等の使用等に関する責任）</w:t>
      </w:r>
    </w:p>
    <w:p w14:paraId="22ED3241" w14:textId="3885482B" w:rsidR="00F148F5" w:rsidRDefault="00F148F5" w:rsidP="00F148F5">
      <w:pPr>
        <w:pStyle w:val="a3"/>
        <w:ind w:leftChars="0" w:left="440" w:firstLineChars="100" w:firstLine="210"/>
        <w:rPr>
          <w:rFonts w:ascii="ＭＳ 明朝" w:eastAsia="ＭＳ 明朝" w:hAnsi="ＭＳ 明朝"/>
        </w:rPr>
      </w:pPr>
      <w:r>
        <w:rPr>
          <w:rFonts w:ascii="ＭＳ 明朝" w:eastAsia="ＭＳ 明朝" w:hAnsi="ＭＳ 明朝" w:hint="eastAsia"/>
        </w:rPr>
        <w:t>委託者</w:t>
      </w:r>
      <w:r w:rsidRPr="00F148F5">
        <w:rPr>
          <w:rFonts w:ascii="ＭＳ 明朝" w:eastAsia="ＭＳ 明朝" w:hAnsi="ＭＳ 明朝"/>
        </w:rPr>
        <w:t>による本件成果物等の使用、複製および改変、並びに当該、複製および改変</w:t>
      </w:r>
      <w:r w:rsidRPr="00F148F5">
        <w:rPr>
          <w:rFonts w:ascii="ＭＳ 明朝" w:eastAsia="ＭＳ 明朝" w:hAnsi="ＭＳ 明朝"/>
        </w:rPr>
        <w:lastRenderedPageBreak/>
        <w:t>等により生じた生成物の使用（以下「本件成果物等の使用等」という。）は、</w:t>
      </w:r>
      <w:r>
        <w:rPr>
          <w:rFonts w:ascii="ＭＳ 明朝" w:eastAsia="ＭＳ 明朝" w:hAnsi="ＭＳ 明朝" w:hint="eastAsia"/>
        </w:rPr>
        <w:t>委託者</w:t>
      </w:r>
      <w:r w:rsidRPr="00F148F5">
        <w:rPr>
          <w:rFonts w:ascii="ＭＳ 明朝" w:eastAsia="ＭＳ 明朝" w:hAnsi="ＭＳ 明朝"/>
        </w:rPr>
        <w:t>の負担と責任により行われるものとする。</w:t>
      </w:r>
      <w:r>
        <w:rPr>
          <w:rFonts w:ascii="ＭＳ 明朝" w:eastAsia="ＭＳ 明朝" w:hAnsi="ＭＳ 明朝" w:hint="eastAsia"/>
        </w:rPr>
        <w:t>受託者</w:t>
      </w:r>
      <w:r w:rsidRPr="00F148F5">
        <w:rPr>
          <w:rFonts w:ascii="ＭＳ 明朝" w:eastAsia="ＭＳ 明朝" w:hAnsi="ＭＳ 明朝"/>
        </w:rPr>
        <w:t>は</w:t>
      </w:r>
      <w:r>
        <w:rPr>
          <w:rFonts w:ascii="ＭＳ 明朝" w:eastAsia="ＭＳ 明朝" w:hAnsi="ＭＳ 明朝" w:hint="eastAsia"/>
        </w:rPr>
        <w:t>委託者</w:t>
      </w:r>
      <w:r w:rsidRPr="00F148F5">
        <w:rPr>
          <w:rFonts w:ascii="ＭＳ 明朝" w:eastAsia="ＭＳ 明朝" w:hAnsi="ＭＳ 明朝"/>
        </w:rPr>
        <w:t>に対して、本契約で別段の定めがある場合または</w:t>
      </w:r>
      <w:r>
        <w:rPr>
          <w:rFonts w:ascii="ＭＳ 明朝" w:eastAsia="ＭＳ 明朝" w:hAnsi="ＭＳ 明朝" w:hint="eastAsia"/>
        </w:rPr>
        <w:t>受託者</w:t>
      </w:r>
      <w:r w:rsidRPr="00F148F5">
        <w:rPr>
          <w:rFonts w:ascii="ＭＳ 明朝" w:eastAsia="ＭＳ 明朝" w:hAnsi="ＭＳ 明朝"/>
        </w:rPr>
        <w:t>の責に帰すべき事由がある場合を除いて、</w:t>
      </w:r>
      <w:r>
        <w:rPr>
          <w:rFonts w:ascii="ＭＳ 明朝" w:eastAsia="ＭＳ 明朝" w:hAnsi="ＭＳ 明朝" w:hint="eastAsia"/>
        </w:rPr>
        <w:t>委託者</w:t>
      </w:r>
      <w:r w:rsidRPr="00F148F5">
        <w:rPr>
          <w:rFonts w:ascii="ＭＳ 明朝" w:eastAsia="ＭＳ 明朝" w:hAnsi="ＭＳ 明朝"/>
        </w:rPr>
        <w:t>による本件成果物等の使用等により</w:t>
      </w:r>
      <w:r>
        <w:rPr>
          <w:rFonts w:ascii="ＭＳ 明朝" w:eastAsia="ＭＳ 明朝" w:hAnsi="ＭＳ 明朝" w:hint="eastAsia"/>
        </w:rPr>
        <w:t>委託者</w:t>
      </w:r>
      <w:r w:rsidRPr="00F148F5">
        <w:rPr>
          <w:rFonts w:ascii="ＭＳ 明朝" w:eastAsia="ＭＳ 明朝" w:hAnsi="ＭＳ 明朝"/>
        </w:rPr>
        <w:t>に生じた損害を賠償する責任を負わない。</w:t>
      </w:r>
    </w:p>
    <w:p w14:paraId="4B91F8BD" w14:textId="77777777" w:rsidR="00F148F5" w:rsidRPr="00F148F5" w:rsidRDefault="00F148F5" w:rsidP="00F148F5">
      <w:pPr>
        <w:rPr>
          <w:rFonts w:ascii="ＭＳ 明朝" w:eastAsia="ＭＳ 明朝" w:hAnsi="ＭＳ 明朝"/>
        </w:rPr>
      </w:pPr>
    </w:p>
    <w:p w14:paraId="24671D37" w14:textId="2C29243A" w:rsidR="006E502F" w:rsidRDefault="0008606B" w:rsidP="009B4568">
      <w:pPr>
        <w:pStyle w:val="a3"/>
        <w:numPr>
          <w:ilvl w:val="0"/>
          <w:numId w:val="1"/>
        </w:numPr>
        <w:ind w:leftChars="0"/>
        <w:rPr>
          <w:rFonts w:ascii="ＭＳ 明朝" w:eastAsia="ＭＳ 明朝" w:hAnsi="ＭＳ 明朝"/>
        </w:rPr>
      </w:pPr>
      <w:r>
        <w:rPr>
          <w:rFonts w:ascii="ＭＳ 明朝" w:eastAsia="ＭＳ 明朝" w:hAnsi="ＭＳ 明朝" w:hint="eastAsia"/>
        </w:rPr>
        <w:t>（非保証）</w:t>
      </w:r>
    </w:p>
    <w:p w14:paraId="0211A0E2" w14:textId="220E0F4E" w:rsidR="00F148F5" w:rsidRDefault="00837C0A" w:rsidP="00F148F5">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837C0A">
        <w:rPr>
          <w:rFonts w:ascii="ＭＳ 明朝" w:eastAsia="ＭＳ 明朝" w:hAnsi="ＭＳ 明朝" w:hint="eastAsia"/>
        </w:rPr>
        <w:t>は、</w:t>
      </w:r>
      <w:r>
        <w:rPr>
          <w:rFonts w:ascii="ＭＳ 明朝" w:eastAsia="ＭＳ 明朝" w:hAnsi="ＭＳ 明朝" w:hint="eastAsia"/>
        </w:rPr>
        <w:t>委託者</w:t>
      </w:r>
      <w:r w:rsidRPr="00837C0A">
        <w:rPr>
          <w:rFonts w:ascii="ＭＳ 明朝" w:eastAsia="ＭＳ 明朝" w:hAnsi="ＭＳ 明朝" w:hint="eastAsia"/>
        </w:rPr>
        <w:t>に対し、本件成果物の利用が第三者の特許権、実用新案権、意匠権、著作権等の知的財産権を侵害しないことを保証しない。</w:t>
      </w:r>
    </w:p>
    <w:p w14:paraId="03379A0A" w14:textId="6EDE1F27" w:rsidR="00837C0A" w:rsidRDefault="00837C0A" w:rsidP="00F148F5">
      <w:pPr>
        <w:pStyle w:val="a3"/>
        <w:numPr>
          <w:ilvl w:val="1"/>
          <w:numId w:val="1"/>
        </w:numPr>
        <w:ind w:leftChars="0"/>
        <w:rPr>
          <w:rFonts w:ascii="ＭＳ 明朝" w:eastAsia="ＭＳ 明朝" w:hAnsi="ＭＳ 明朝"/>
        </w:rPr>
      </w:pPr>
      <w:r w:rsidRPr="00837C0A">
        <w:rPr>
          <w:rFonts w:ascii="ＭＳ 明朝" w:eastAsia="ＭＳ 明朝" w:hAnsi="ＭＳ 明朝" w:hint="eastAsia"/>
        </w:rPr>
        <w:t>本件成果物の利用に関し、</w:t>
      </w:r>
      <w:r>
        <w:rPr>
          <w:rFonts w:ascii="ＭＳ 明朝" w:eastAsia="ＭＳ 明朝" w:hAnsi="ＭＳ 明朝" w:hint="eastAsia"/>
        </w:rPr>
        <w:t>委託者</w:t>
      </w:r>
      <w:r w:rsidRPr="00837C0A">
        <w:rPr>
          <w:rFonts w:ascii="ＭＳ 明朝" w:eastAsia="ＭＳ 明朝" w:hAnsi="ＭＳ 明朝" w:hint="eastAsia"/>
        </w:rPr>
        <w:t>が第三者から前項に定める権利侵害を理由としてクレームがなされた場合（訴訟を提起された場合を含むが、これに限らない。）には、</w:t>
      </w:r>
      <w:r>
        <w:rPr>
          <w:rFonts w:ascii="ＭＳ 明朝" w:eastAsia="ＭＳ 明朝" w:hAnsi="ＭＳ 明朝" w:hint="eastAsia"/>
        </w:rPr>
        <w:t>委託者</w:t>
      </w:r>
      <w:r w:rsidRPr="00837C0A">
        <w:rPr>
          <w:rFonts w:ascii="ＭＳ 明朝" w:eastAsia="ＭＳ 明朝" w:hAnsi="ＭＳ 明朝" w:hint="eastAsia"/>
        </w:rPr>
        <w:t>は、</w:t>
      </w:r>
      <w:r>
        <w:rPr>
          <w:rFonts w:ascii="ＭＳ 明朝" w:eastAsia="ＭＳ 明朝" w:hAnsi="ＭＳ 明朝" w:hint="eastAsia"/>
        </w:rPr>
        <w:t>受託者</w:t>
      </w:r>
      <w:r w:rsidRPr="00837C0A">
        <w:rPr>
          <w:rFonts w:ascii="ＭＳ 明朝" w:eastAsia="ＭＳ 明朝" w:hAnsi="ＭＳ 明朝" w:hint="eastAsia"/>
        </w:rPr>
        <w:t>に対し、当該事実を通知するものとし、</w:t>
      </w:r>
      <w:r>
        <w:rPr>
          <w:rFonts w:ascii="ＭＳ 明朝" w:eastAsia="ＭＳ 明朝" w:hAnsi="ＭＳ 明朝" w:hint="eastAsia"/>
        </w:rPr>
        <w:t>受託者</w:t>
      </w:r>
      <w:r w:rsidRPr="00837C0A">
        <w:rPr>
          <w:rFonts w:ascii="ＭＳ 明朝" w:eastAsia="ＭＳ 明朝" w:hAnsi="ＭＳ 明朝" w:hint="eastAsia"/>
        </w:rPr>
        <w:t>は、</w:t>
      </w:r>
      <w:r>
        <w:rPr>
          <w:rFonts w:ascii="ＭＳ 明朝" w:eastAsia="ＭＳ 明朝" w:hAnsi="ＭＳ 明朝" w:hint="eastAsia"/>
        </w:rPr>
        <w:t>委託者</w:t>
      </w:r>
      <w:r w:rsidRPr="00837C0A">
        <w:rPr>
          <w:rFonts w:ascii="ＭＳ 明朝" w:eastAsia="ＭＳ 明朝" w:hAnsi="ＭＳ 明朝" w:hint="eastAsia"/>
        </w:rPr>
        <w:t>の要求に応じて当該訴訟の防禦活動に必要な情報を提供するよう努めるものとする。</w:t>
      </w:r>
    </w:p>
    <w:p w14:paraId="593BF053" w14:textId="77777777" w:rsidR="00837C0A" w:rsidRPr="00837C0A" w:rsidRDefault="00837C0A" w:rsidP="00837C0A">
      <w:pPr>
        <w:rPr>
          <w:rFonts w:ascii="ＭＳ 明朝" w:eastAsia="ＭＳ 明朝" w:hAnsi="ＭＳ 明朝"/>
        </w:rPr>
      </w:pPr>
    </w:p>
    <w:p w14:paraId="0B49ADA2" w14:textId="505BC8EA" w:rsidR="00C31CA6" w:rsidRDefault="00C31CA6" w:rsidP="009B4568">
      <w:pPr>
        <w:pStyle w:val="a3"/>
        <w:numPr>
          <w:ilvl w:val="0"/>
          <w:numId w:val="1"/>
        </w:numPr>
        <w:ind w:leftChars="0"/>
        <w:rPr>
          <w:rFonts w:ascii="ＭＳ 明朝" w:eastAsia="ＭＳ 明朝" w:hAnsi="ＭＳ 明朝"/>
        </w:rPr>
      </w:pPr>
      <w:commentRangeStart w:id="23"/>
      <w:commentRangeStart w:id="24"/>
      <w:r>
        <w:rPr>
          <w:rFonts w:ascii="ＭＳ 明朝" w:eastAsia="ＭＳ 明朝" w:hAnsi="ＭＳ 明朝" w:hint="eastAsia"/>
        </w:rPr>
        <w:t>（損害賠償）</w:t>
      </w:r>
      <w:commentRangeEnd w:id="23"/>
      <w:r w:rsidR="00087D5C">
        <w:rPr>
          <w:rStyle w:val="a4"/>
          <w:rFonts w:ascii="ＭＳ 明朝" w:eastAsia="ＭＳ 明朝" w:hAnsi="ＭＳ 明朝"/>
          <w:sz w:val="21"/>
          <w:szCs w:val="22"/>
        </w:rPr>
        <w:commentReference w:id="23"/>
      </w:r>
      <w:commentRangeEnd w:id="24"/>
      <w:r w:rsidR="00811666">
        <w:rPr>
          <w:rStyle w:val="a4"/>
          <w:rFonts w:ascii="ＭＳ 明朝" w:eastAsia="ＭＳ 明朝" w:hAnsi="ＭＳ 明朝"/>
          <w:sz w:val="21"/>
          <w:szCs w:val="22"/>
        </w:rPr>
        <w:commentReference w:id="24"/>
      </w:r>
    </w:p>
    <w:p w14:paraId="07372934" w14:textId="6DD44B32" w:rsidR="00837C0A" w:rsidRDefault="00FD1DC4" w:rsidP="00837C0A">
      <w:pPr>
        <w:pStyle w:val="a3"/>
        <w:numPr>
          <w:ilvl w:val="1"/>
          <w:numId w:val="1"/>
        </w:numPr>
        <w:ind w:leftChars="0"/>
        <w:rPr>
          <w:rFonts w:ascii="ＭＳ 明朝" w:eastAsia="ＭＳ 明朝" w:hAnsi="ＭＳ 明朝"/>
        </w:rPr>
      </w:pPr>
      <w:r>
        <w:rPr>
          <w:rFonts w:ascii="ＭＳ 明朝" w:eastAsia="ＭＳ 明朝" w:hAnsi="ＭＳ 明朝" w:hint="eastAsia"/>
        </w:rPr>
        <w:t>委託者および受託者</w:t>
      </w:r>
      <w:r w:rsidR="00087D5C" w:rsidRPr="00087D5C">
        <w:rPr>
          <w:rFonts w:ascii="ＭＳ 明朝" w:eastAsia="ＭＳ 明朝" w:hAnsi="ＭＳ 明朝" w:hint="eastAsia"/>
        </w:rPr>
        <w:t>は、本契約の履行に関し、相手方の責めに帰すべき事由により損害を被った場合、相手方に対して、損害賠償を請求することができる。ただし、この請求は、業務の終了確認日から</w:t>
      </w:r>
      <w:r w:rsidR="00087D5C">
        <w:rPr>
          <w:rFonts w:ascii="ＭＳ 明朝" w:eastAsia="ＭＳ 明朝" w:hAnsi="ＭＳ 明朝" w:hint="eastAsia"/>
        </w:rPr>
        <w:t>6</w:t>
      </w:r>
      <w:r w:rsidR="00087D5C" w:rsidRPr="00087D5C">
        <w:rPr>
          <w:rFonts w:ascii="ＭＳ 明朝" w:eastAsia="ＭＳ 明朝" w:hAnsi="ＭＳ 明朝" w:hint="eastAsia"/>
        </w:rPr>
        <w:t>か月が経過した後は行うことができない。</w:t>
      </w:r>
    </w:p>
    <w:p w14:paraId="35D05659" w14:textId="7072B100" w:rsidR="00087D5C" w:rsidRDefault="00087D5C" w:rsidP="00837C0A">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087D5C">
        <w:rPr>
          <w:rFonts w:ascii="ＭＳ 明朝" w:eastAsia="ＭＳ 明朝" w:hAnsi="ＭＳ 明朝" w:hint="eastAsia"/>
        </w:rPr>
        <w:t>が</w:t>
      </w:r>
      <w:r>
        <w:rPr>
          <w:rFonts w:ascii="ＭＳ 明朝" w:eastAsia="ＭＳ 明朝" w:hAnsi="ＭＳ 明朝" w:hint="eastAsia"/>
        </w:rPr>
        <w:t>委託者</w:t>
      </w:r>
      <w:r w:rsidRPr="00087D5C">
        <w:rPr>
          <w:rFonts w:ascii="ＭＳ 明朝" w:eastAsia="ＭＳ 明朝" w:hAnsi="ＭＳ 明朝" w:hint="eastAsia"/>
        </w:rPr>
        <w:t>に対して負担する損害賠償は、債務不履行、法律上の契約不適合責任、知的財産権の侵害、不当利得、不法行為その他請求原因の如何にかかわらず、</w:t>
      </w:r>
      <w:r>
        <w:rPr>
          <w:rFonts w:ascii="ＭＳ 明朝" w:eastAsia="ＭＳ 明朝" w:hAnsi="ＭＳ 明朝" w:hint="eastAsia"/>
        </w:rPr>
        <w:t>委託者</w:t>
      </w:r>
      <w:r w:rsidRPr="00087D5C">
        <w:rPr>
          <w:rFonts w:ascii="ＭＳ 明朝" w:eastAsia="ＭＳ 明朝" w:hAnsi="ＭＳ 明朝" w:hint="eastAsia"/>
        </w:rPr>
        <w:t>に現実に発生した直接かつ通常の損害に限られ、逸失利益を含む特別損害は、</w:t>
      </w:r>
      <w:r>
        <w:rPr>
          <w:rFonts w:ascii="ＭＳ 明朝" w:eastAsia="ＭＳ 明朝" w:hAnsi="ＭＳ 明朝" w:hint="eastAsia"/>
        </w:rPr>
        <w:t>受託者</w:t>
      </w:r>
      <w:r w:rsidRPr="00087D5C">
        <w:rPr>
          <w:rFonts w:ascii="ＭＳ 明朝" w:eastAsia="ＭＳ 明朝" w:hAnsi="ＭＳ 明朝" w:hint="eastAsia"/>
        </w:rPr>
        <w:t>の予見または予見可能性の如何を問わず</w:t>
      </w:r>
      <w:r>
        <w:rPr>
          <w:rFonts w:ascii="ＭＳ 明朝" w:eastAsia="ＭＳ 明朝" w:hAnsi="ＭＳ 明朝" w:hint="eastAsia"/>
        </w:rPr>
        <w:t>受託者</w:t>
      </w:r>
      <w:r w:rsidRPr="00087D5C">
        <w:rPr>
          <w:rFonts w:ascii="ＭＳ 明朝" w:eastAsia="ＭＳ 明朝" w:hAnsi="ＭＳ 明朝" w:hint="eastAsia"/>
        </w:rPr>
        <w:t>は責任を負わない。</w:t>
      </w:r>
    </w:p>
    <w:p w14:paraId="7E19F897" w14:textId="5EBC0159" w:rsidR="00087D5C" w:rsidRDefault="00087D5C" w:rsidP="00837C0A">
      <w:pPr>
        <w:pStyle w:val="a3"/>
        <w:numPr>
          <w:ilvl w:val="1"/>
          <w:numId w:val="1"/>
        </w:numPr>
        <w:ind w:leftChars="0"/>
        <w:rPr>
          <w:rFonts w:ascii="ＭＳ 明朝" w:eastAsia="ＭＳ 明朝" w:hAnsi="ＭＳ 明朝"/>
        </w:rPr>
      </w:pPr>
      <w:r w:rsidRPr="00087D5C">
        <w:rPr>
          <w:rFonts w:ascii="ＭＳ 明朝" w:eastAsia="ＭＳ 明朝" w:hAnsi="ＭＳ 明朝" w:hint="eastAsia"/>
        </w:rPr>
        <w:t>本条第1項に基づき</w:t>
      </w:r>
      <w:r>
        <w:rPr>
          <w:rFonts w:ascii="ＭＳ 明朝" w:eastAsia="ＭＳ 明朝" w:hAnsi="ＭＳ 明朝" w:hint="eastAsia"/>
        </w:rPr>
        <w:t>受託者</w:t>
      </w:r>
      <w:r w:rsidRPr="00087D5C">
        <w:rPr>
          <w:rFonts w:ascii="ＭＳ 明朝" w:eastAsia="ＭＳ 明朝" w:hAnsi="ＭＳ 明朝" w:hint="eastAsia"/>
        </w:rPr>
        <w:t>が</w:t>
      </w:r>
      <w:r>
        <w:rPr>
          <w:rFonts w:ascii="ＭＳ 明朝" w:eastAsia="ＭＳ 明朝" w:hAnsi="ＭＳ 明朝" w:hint="eastAsia"/>
        </w:rPr>
        <w:t>委託者</w:t>
      </w:r>
      <w:r w:rsidRPr="00087D5C">
        <w:rPr>
          <w:rFonts w:ascii="ＭＳ 明朝" w:eastAsia="ＭＳ 明朝" w:hAnsi="ＭＳ 明朝" w:hint="eastAsia"/>
        </w:rPr>
        <w:t>に対して損害賠償責任を負う場合であっても、本契約の委託料を上限とする。</w:t>
      </w:r>
    </w:p>
    <w:p w14:paraId="314A61F9" w14:textId="29A42CAA" w:rsidR="00087D5C" w:rsidRDefault="00087D5C" w:rsidP="00837C0A">
      <w:pPr>
        <w:pStyle w:val="a3"/>
        <w:numPr>
          <w:ilvl w:val="1"/>
          <w:numId w:val="1"/>
        </w:numPr>
        <w:ind w:leftChars="0"/>
        <w:rPr>
          <w:rFonts w:ascii="ＭＳ 明朝" w:eastAsia="ＭＳ 明朝" w:hAnsi="ＭＳ 明朝"/>
        </w:rPr>
      </w:pPr>
      <w:r w:rsidRPr="00087D5C">
        <w:rPr>
          <w:rFonts w:ascii="ＭＳ 明朝" w:eastAsia="ＭＳ 明朝" w:hAnsi="ＭＳ 明朝" w:hint="eastAsia"/>
        </w:rPr>
        <w:t>前2項は、</w:t>
      </w:r>
      <w:r>
        <w:rPr>
          <w:rFonts w:ascii="ＭＳ 明朝" w:eastAsia="ＭＳ 明朝" w:hAnsi="ＭＳ 明朝" w:hint="eastAsia"/>
        </w:rPr>
        <w:t>受託者</w:t>
      </w:r>
      <w:r w:rsidRPr="00087D5C">
        <w:rPr>
          <w:rFonts w:ascii="ＭＳ 明朝" w:eastAsia="ＭＳ 明朝" w:hAnsi="ＭＳ 明朝" w:hint="eastAsia"/>
        </w:rPr>
        <w:t>に故意または重大な過失がある場合は適用されない。</w:t>
      </w:r>
    </w:p>
    <w:p w14:paraId="05D3E6BE" w14:textId="77777777" w:rsidR="00AB7D26" w:rsidRDefault="00AB7D26" w:rsidP="00AB7D26">
      <w:pPr>
        <w:pStyle w:val="a3"/>
        <w:ind w:leftChars="0" w:left="440"/>
        <w:rPr>
          <w:rFonts w:ascii="ＭＳ 明朝" w:eastAsia="ＭＳ 明朝" w:hAnsi="ＭＳ 明朝"/>
        </w:rPr>
      </w:pPr>
    </w:p>
    <w:p w14:paraId="2CB2CD5D" w14:textId="1CBD130A" w:rsidR="00C31CA6" w:rsidRDefault="00C31CA6" w:rsidP="009B4568">
      <w:pPr>
        <w:pStyle w:val="a3"/>
        <w:numPr>
          <w:ilvl w:val="0"/>
          <w:numId w:val="1"/>
        </w:numPr>
        <w:ind w:leftChars="0"/>
        <w:rPr>
          <w:rFonts w:ascii="ＭＳ 明朝" w:eastAsia="ＭＳ 明朝" w:hAnsi="ＭＳ 明朝"/>
        </w:rPr>
      </w:pPr>
      <w:r>
        <w:rPr>
          <w:rFonts w:ascii="ＭＳ 明朝" w:eastAsia="ＭＳ 明朝" w:hAnsi="ＭＳ 明朝" w:hint="eastAsia"/>
        </w:rPr>
        <w:t>（第三者ソフトウェアの利用）</w:t>
      </w:r>
    </w:p>
    <w:p w14:paraId="3E1D9544" w14:textId="6B4C38F8" w:rsidR="00D94EF5" w:rsidRDefault="007873CB" w:rsidP="00D94EF5">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Pr="007873CB">
        <w:rPr>
          <w:rFonts w:ascii="ＭＳ 明朝" w:eastAsia="ＭＳ 明朝" w:hAnsi="ＭＳ 明朝" w:hint="eastAsia"/>
        </w:rPr>
        <w:t>は、本開発遂行の過程において、本件成果物を構成する一部として第三者が著作権を有するソフトウェア（以下「第三者ソフトウェア」という。）を利用しようとするときは、第三者ソフトウェアの利用許諾条項、機能、脆弱性等に関して適切な情報を提供し、</w:t>
      </w:r>
      <w:r>
        <w:rPr>
          <w:rFonts w:ascii="ＭＳ 明朝" w:eastAsia="ＭＳ 明朝" w:hAnsi="ＭＳ 明朝" w:hint="eastAsia"/>
        </w:rPr>
        <w:t>委託者</w:t>
      </w:r>
      <w:r w:rsidRPr="007873CB">
        <w:rPr>
          <w:rFonts w:ascii="ＭＳ 明朝" w:eastAsia="ＭＳ 明朝" w:hAnsi="ＭＳ 明朝" w:hint="eastAsia"/>
        </w:rPr>
        <w:t>に第三者ソフトウェアの利用を提案する。</w:t>
      </w:r>
    </w:p>
    <w:p w14:paraId="4D333010" w14:textId="1A60675A" w:rsidR="007873CB" w:rsidRDefault="00035F42" w:rsidP="00D94EF5">
      <w:pPr>
        <w:pStyle w:val="a3"/>
        <w:numPr>
          <w:ilvl w:val="1"/>
          <w:numId w:val="1"/>
        </w:numPr>
        <w:ind w:leftChars="0"/>
        <w:rPr>
          <w:rFonts w:ascii="ＭＳ 明朝" w:eastAsia="ＭＳ 明朝" w:hAnsi="ＭＳ 明朝"/>
        </w:rPr>
      </w:pPr>
      <w:r>
        <w:rPr>
          <w:rFonts w:ascii="ＭＳ 明朝" w:eastAsia="ＭＳ 明朝" w:hAnsi="ＭＳ 明朝" w:hint="eastAsia"/>
        </w:rPr>
        <w:t>委託者</w:t>
      </w:r>
      <w:r w:rsidR="007873CB" w:rsidRPr="007873CB">
        <w:rPr>
          <w:rFonts w:ascii="ＭＳ 明朝" w:eastAsia="ＭＳ 明朝" w:hAnsi="ＭＳ 明朝"/>
        </w:rPr>
        <w:t>は、前項所定の</w:t>
      </w:r>
      <w:r>
        <w:rPr>
          <w:rFonts w:ascii="ＭＳ 明朝" w:eastAsia="ＭＳ 明朝" w:hAnsi="ＭＳ 明朝" w:hint="eastAsia"/>
        </w:rPr>
        <w:t>受託者</w:t>
      </w:r>
      <w:r w:rsidR="007873CB" w:rsidRPr="007873CB">
        <w:rPr>
          <w:rFonts w:ascii="ＭＳ 明朝" w:eastAsia="ＭＳ 明朝" w:hAnsi="ＭＳ 明朝"/>
        </w:rPr>
        <w:t>の提案を自らの責任で検討・評価し、</w:t>
      </w:r>
      <w:r>
        <w:rPr>
          <w:rFonts w:ascii="ＭＳ 明朝" w:eastAsia="ＭＳ 明朝" w:hAnsi="ＭＳ 明朝" w:hint="eastAsia"/>
        </w:rPr>
        <w:t>第三者ソフトウェア</w:t>
      </w:r>
      <w:r w:rsidR="007873CB" w:rsidRPr="007873CB">
        <w:rPr>
          <w:rFonts w:ascii="ＭＳ 明朝" w:eastAsia="ＭＳ 明朝" w:hAnsi="ＭＳ 明朝"/>
        </w:rPr>
        <w:t>の採否を決定する。</w:t>
      </w:r>
    </w:p>
    <w:p w14:paraId="252785B7" w14:textId="7F69A236" w:rsidR="007873CB" w:rsidRDefault="007873CB" w:rsidP="00D94EF5">
      <w:pPr>
        <w:pStyle w:val="a3"/>
        <w:numPr>
          <w:ilvl w:val="1"/>
          <w:numId w:val="1"/>
        </w:numPr>
        <w:ind w:leftChars="0"/>
        <w:rPr>
          <w:rFonts w:ascii="ＭＳ 明朝" w:eastAsia="ＭＳ 明朝" w:hAnsi="ＭＳ 明朝"/>
        </w:rPr>
      </w:pPr>
      <w:r w:rsidRPr="007873CB">
        <w:rPr>
          <w:rFonts w:ascii="ＭＳ 明朝" w:eastAsia="ＭＳ 明朝" w:hAnsi="ＭＳ 明朝" w:hint="eastAsia"/>
        </w:rPr>
        <w:t>本契約の他の条項にかかわらず、</w:t>
      </w:r>
      <w:r>
        <w:rPr>
          <w:rFonts w:ascii="ＭＳ 明朝" w:eastAsia="ＭＳ 明朝" w:hAnsi="ＭＳ 明朝" w:hint="eastAsia"/>
        </w:rPr>
        <w:t>受託者</w:t>
      </w:r>
      <w:r w:rsidRPr="007873CB">
        <w:rPr>
          <w:rFonts w:ascii="ＭＳ 明朝" w:eastAsia="ＭＳ 明朝" w:hAnsi="ＭＳ 明朝" w:hint="eastAsia"/>
        </w:rPr>
        <w:t>は、第三者ソフトウェアに関して、著作権その他の権利の侵害がないことおよび不適合のないことを保証するものではなく、</w:t>
      </w:r>
      <w:r>
        <w:rPr>
          <w:rFonts w:ascii="ＭＳ 明朝" w:eastAsia="ＭＳ 明朝" w:hAnsi="ＭＳ 明朝" w:hint="eastAsia"/>
        </w:rPr>
        <w:t>受託者</w:t>
      </w:r>
      <w:r w:rsidRPr="007873CB">
        <w:rPr>
          <w:rFonts w:ascii="ＭＳ 明朝" w:eastAsia="ＭＳ 明朝" w:hAnsi="ＭＳ 明朝" w:hint="eastAsia"/>
        </w:rPr>
        <w:t>は、第1項所定の第三者ソフトウェア利用の提案時に権利侵害または不適合の存在を知りながら、もしくは重大な過失により知らずに告げなかった場合を除き、何らの</w:t>
      </w:r>
      <w:r w:rsidRPr="007873CB">
        <w:rPr>
          <w:rFonts w:ascii="ＭＳ 明朝" w:eastAsia="ＭＳ 明朝" w:hAnsi="ＭＳ 明朝" w:hint="eastAsia"/>
        </w:rPr>
        <w:lastRenderedPageBreak/>
        <w:t>責任を負わない。</w:t>
      </w:r>
    </w:p>
    <w:p w14:paraId="4D860089" w14:textId="77777777" w:rsidR="007873CB" w:rsidRPr="007873CB" w:rsidRDefault="007873CB" w:rsidP="007873CB">
      <w:pPr>
        <w:rPr>
          <w:rFonts w:ascii="ＭＳ 明朝" w:eastAsia="ＭＳ 明朝" w:hAnsi="ＭＳ 明朝"/>
        </w:rPr>
      </w:pPr>
    </w:p>
    <w:p w14:paraId="1C23297B" w14:textId="6EBBB203" w:rsidR="00C31CA6" w:rsidRDefault="00C31CA6" w:rsidP="009B4568">
      <w:pPr>
        <w:pStyle w:val="a3"/>
        <w:numPr>
          <w:ilvl w:val="0"/>
          <w:numId w:val="1"/>
        </w:numPr>
        <w:ind w:leftChars="0"/>
        <w:rPr>
          <w:rFonts w:ascii="ＭＳ 明朝" w:eastAsia="ＭＳ 明朝" w:hAnsi="ＭＳ 明朝"/>
        </w:rPr>
      </w:pPr>
      <w:r>
        <w:rPr>
          <w:rFonts w:ascii="ＭＳ 明朝" w:eastAsia="ＭＳ 明朝" w:hAnsi="ＭＳ 明朝" w:hint="eastAsia"/>
        </w:rPr>
        <w:t>（権利義務譲渡の禁止）</w:t>
      </w:r>
    </w:p>
    <w:p w14:paraId="440A4F43" w14:textId="64943BD4" w:rsidR="00D6441A" w:rsidRDefault="00FD1DC4" w:rsidP="00D6441A">
      <w:pPr>
        <w:pStyle w:val="a3"/>
        <w:ind w:leftChars="0" w:left="440" w:firstLineChars="100" w:firstLine="210"/>
        <w:rPr>
          <w:rFonts w:ascii="ＭＳ 明朝" w:eastAsia="ＭＳ 明朝" w:hAnsi="ＭＳ 明朝"/>
        </w:rPr>
      </w:pPr>
      <w:r>
        <w:rPr>
          <w:rFonts w:ascii="ＭＳ 明朝" w:eastAsia="ＭＳ 明朝" w:hAnsi="ＭＳ 明朝" w:hint="eastAsia"/>
        </w:rPr>
        <w:t>委託者および受託者</w:t>
      </w:r>
      <w:r w:rsidR="00D6441A" w:rsidRPr="00D6441A">
        <w:rPr>
          <w:rFonts w:ascii="ＭＳ 明朝" w:eastAsia="ＭＳ 明朝" w:hAnsi="ＭＳ 明朝" w:hint="eastAsia"/>
        </w:rPr>
        <w:t>は、互いに相手方の事前の書面等による同意なくして、本契約上の地位を第三者に承継させ、または本契約から生じる権利義務の全部もしくは一部を第三者に譲渡し、引き受けさせもしくは担保に供してはならない。</w:t>
      </w:r>
    </w:p>
    <w:p w14:paraId="334B3E19" w14:textId="77777777" w:rsidR="00D6441A" w:rsidRPr="00D6441A" w:rsidRDefault="00D6441A" w:rsidP="00D6441A">
      <w:pPr>
        <w:rPr>
          <w:rFonts w:ascii="ＭＳ 明朝" w:eastAsia="ＭＳ 明朝" w:hAnsi="ＭＳ 明朝"/>
        </w:rPr>
      </w:pPr>
    </w:p>
    <w:p w14:paraId="3F09811A" w14:textId="2B6ECEC1" w:rsidR="00C31CA6" w:rsidRDefault="00C31CA6" w:rsidP="009B4568">
      <w:pPr>
        <w:pStyle w:val="a3"/>
        <w:numPr>
          <w:ilvl w:val="0"/>
          <w:numId w:val="1"/>
        </w:numPr>
        <w:ind w:leftChars="0"/>
        <w:rPr>
          <w:rFonts w:ascii="ＭＳ 明朝" w:eastAsia="ＭＳ 明朝" w:hAnsi="ＭＳ 明朝"/>
        </w:rPr>
      </w:pPr>
      <w:r>
        <w:rPr>
          <w:rFonts w:ascii="ＭＳ 明朝" w:eastAsia="ＭＳ 明朝" w:hAnsi="ＭＳ 明朝" w:hint="eastAsia"/>
        </w:rPr>
        <w:t>（解除）</w:t>
      </w:r>
    </w:p>
    <w:p w14:paraId="3BA334A1" w14:textId="506AFFBF" w:rsidR="00D6441A" w:rsidRDefault="0024374B" w:rsidP="00D6441A">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D6441A" w:rsidRPr="00D6441A">
        <w:rPr>
          <w:rFonts w:ascii="ＭＳ 明朝" w:eastAsia="ＭＳ 明朝" w:hAnsi="ＭＳ 明朝" w:hint="eastAsia"/>
        </w:rPr>
        <w:t>または</w:t>
      </w:r>
      <w:r>
        <w:rPr>
          <w:rFonts w:ascii="ＭＳ 明朝" w:eastAsia="ＭＳ 明朝" w:hAnsi="ＭＳ 明朝" w:hint="eastAsia"/>
        </w:rPr>
        <w:t>委託者</w:t>
      </w:r>
      <w:r w:rsidR="00D6441A" w:rsidRPr="00D6441A">
        <w:rPr>
          <w:rFonts w:ascii="ＭＳ 明朝" w:eastAsia="ＭＳ 明朝" w:hAnsi="ＭＳ 明朝" w:hint="eastAsia"/>
        </w:rPr>
        <w:t>は、相手方に次の各号のいずれかに該当する事由が生じた場合には、何らの催告なしに直ちに本契約の全部または一部を解除することができる。</w:t>
      </w:r>
    </w:p>
    <w:p w14:paraId="38329E98" w14:textId="25C71365" w:rsidR="00D6441A" w:rsidRDefault="00D6441A" w:rsidP="00D6441A">
      <w:pPr>
        <w:pStyle w:val="a3"/>
        <w:numPr>
          <w:ilvl w:val="2"/>
          <w:numId w:val="1"/>
        </w:numPr>
        <w:ind w:leftChars="0"/>
        <w:rPr>
          <w:rFonts w:ascii="ＭＳ 明朝" w:eastAsia="ＭＳ 明朝" w:hAnsi="ＭＳ 明朝"/>
        </w:rPr>
      </w:pPr>
      <w:r w:rsidRPr="00D6441A">
        <w:rPr>
          <w:rFonts w:ascii="ＭＳ 明朝" w:eastAsia="ＭＳ 明朝" w:hAnsi="ＭＳ 明朝" w:hint="eastAsia"/>
        </w:rPr>
        <w:t>重大な過失または背信行為があった場合</w:t>
      </w:r>
    </w:p>
    <w:p w14:paraId="58A3E1CC" w14:textId="57A8C89E" w:rsidR="00D6441A" w:rsidRDefault="00D6441A" w:rsidP="00D6441A">
      <w:pPr>
        <w:pStyle w:val="a3"/>
        <w:numPr>
          <w:ilvl w:val="2"/>
          <w:numId w:val="1"/>
        </w:numPr>
        <w:ind w:leftChars="0"/>
        <w:rPr>
          <w:rFonts w:ascii="ＭＳ 明朝" w:eastAsia="ＭＳ 明朝" w:hAnsi="ＭＳ 明朝"/>
        </w:rPr>
      </w:pPr>
      <w:r w:rsidRPr="00D6441A">
        <w:rPr>
          <w:rFonts w:ascii="ＭＳ 明朝" w:eastAsia="ＭＳ 明朝" w:hAnsi="ＭＳ 明朝" w:hint="eastAsia"/>
        </w:rPr>
        <w:t>支払いの停止があった場合または仮差押、差押、競売、破産手続開始、民事再生手続開始、会社更生手続開始、特別清算開始の申立てがあった場合</w:t>
      </w:r>
    </w:p>
    <w:p w14:paraId="2471AFF4" w14:textId="65113BEA" w:rsidR="00D6441A" w:rsidRDefault="00D6441A" w:rsidP="00D6441A">
      <w:pPr>
        <w:pStyle w:val="a3"/>
        <w:numPr>
          <w:ilvl w:val="2"/>
          <w:numId w:val="1"/>
        </w:numPr>
        <w:ind w:leftChars="0"/>
        <w:rPr>
          <w:rFonts w:ascii="ＭＳ 明朝" w:eastAsia="ＭＳ 明朝" w:hAnsi="ＭＳ 明朝"/>
        </w:rPr>
      </w:pPr>
      <w:r w:rsidRPr="00D6441A">
        <w:rPr>
          <w:rFonts w:ascii="ＭＳ 明朝" w:eastAsia="ＭＳ 明朝" w:hAnsi="ＭＳ 明朝" w:hint="eastAsia"/>
        </w:rPr>
        <w:t>手形交換所の取引停止処分を受けた場合</w:t>
      </w:r>
    </w:p>
    <w:p w14:paraId="3338C878" w14:textId="1CC524B0" w:rsidR="00D6441A" w:rsidRDefault="0024374B" w:rsidP="00D6441A">
      <w:pPr>
        <w:pStyle w:val="a3"/>
        <w:numPr>
          <w:ilvl w:val="2"/>
          <w:numId w:val="1"/>
        </w:numPr>
        <w:ind w:leftChars="0"/>
        <w:rPr>
          <w:rFonts w:ascii="ＭＳ 明朝" w:eastAsia="ＭＳ 明朝" w:hAnsi="ＭＳ 明朝"/>
        </w:rPr>
      </w:pPr>
      <w:r w:rsidRPr="0024374B">
        <w:rPr>
          <w:rFonts w:ascii="ＭＳ 明朝" w:eastAsia="ＭＳ 明朝" w:hAnsi="ＭＳ 明朝" w:hint="eastAsia"/>
        </w:rPr>
        <w:t>その他前各号に準ずるような本契約を継続し難い重大な事由が発生した場合</w:t>
      </w:r>
    </w:p>
    <w:p w14:paraId="0D9FC90C" w14:textId="07C2E7D2" w:rsidR="00D6441A" w:rsidRDefault="0024374B" w:rsidP="00D6441A">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D6441A" w:rsidRPr="00D6441A">
        <w:rPr>
          <w:rFonts w:ascii="ＭＳ 明朝" w:eastAsia="ＭＳ 明朝" w:hAnsi="ＭＳ 明朝" w:hint="eastAsia"/>
        </w:rPr>
        <w:t>または</w:t>
      </w:r>
      <w:r>
        <w:rPr>
          <w:rFonts w:ascii="ＭＳ 明朝" w:eastAsia="ＭＳ 明朝" w:hAnsi="ＭＳ 明朝" w:hint="eastAsia"/>
        </w:rPr>
        <w:t>委託者</w:t>
      </w:r>
      <w:r w:rsidR="00D6441A" w:rsidRPr="00D6441A">
        <w:rPr>
          <w:rFonts w:ascii="ＭＳ 明朝" w:eastAsia="ＭＳ 明朝" w:hAnsi="ＭＳ 明朝" w:hint="eastAsia"/>
        </w:rPr>
        <w:t>は、相手方が本契約のいずれかの条項に違反し、相当期間を定めてなした催告後も、相手方の債務不履行が是正されない場合は、本契約の全部または一部を解除することができる。</w:t>
      </w:r>
    </w:p>
    <w:p w14:paraId="5032DA75" w14:textId="22B36D34" w:rsidR="00D6441A" w:rsidRDefault="0024374B" w:rsidP="00D6441A">
      <w:pPr>
        <w:pStyle w:val="a3"/>
        <w:numPr>
          <w:ilvl w:val="1"/>
          <w:numId w:val="1"/>
        </w:numPr>
        <w:ind w:leftChars="0"/>
        <w:rPr>
          <w:rFonts w:ascii="ＭＳ 明朝" w:eastAsia="ＭＳ 明朝" w:hAnsi="ＭＳ 明朝"/>
        </w:rPr>
      </w:pPr>
      <w:r>
        <w:rPr>
          <w:rFonts w:ascii="ＭＳ 明朝" w:eastAsia="ＭＳ 明朝" w:hAnsi="ＭＳ 明朝" w:hint="eastAsia"/>
        </w:rPr>
        <w:t>受託者</w:t>
      </w:r>
      <w:r w:rsidR="00D6441A" w:rsidRPr="00D6441A">
        <w:rPr>
          <w:rFonts w:ascii="ＭＳ 明朝" w:eastAsia="ＭＳ 明朝" w:hAnsi="ＭＳ 明朝" w:hint="eastAsia"/>
        </w:rPr>
        <w:t>または</w:t>
      </w:r>
      <w:r>
        <w:rPr>
          <w:rFonts w:ascii="ＭＳ 明朝" w:eastAsia="ＭＳ 明朝" w:hAnsi="ＭＳ 明朝" w:hint="eastAsia"/>
        </w:rPr>
        <w:t>委託者</w:t>
      </w:r>
      <w:r w:rsidR="00D6441A" w:rsidRPr="00D6441A">
        <w:rPr>
          <w:rFonts w:ascii="ＭＳ 明朝" w:eastAsia="ＭＳ 明朝" w:hAnsi="ＭＳ 明朝" w:hint="eastAsia"/>
        </w:rPr>
        <w:t>は、第1項各号のいずれかに該当する場合または前項に定める解除がなされた場合、相手方に対し負担する一切の金銭債務につき相手方から通知催告がなくとも当然に期限の利益を喪失し、直ちに弁済しなければならない。</w:t>
      </w:r>
    </w:p>
    <w:p w14:paraId="7C135989" w14:textId="77777777" w:rsidR="0024374B" w:rsidRPr="0024374B" w:rsidRDefault="0024374B" w:rsidP="0024374B">
      <w:pPr>
        <w:rPr>
          <w:rFonts w:ascii="ＭＳ 明朝" w:eastAsia="ＭＳ 明朝" w:hAnsi="ＭＳ 明朝"/>
        </w:rPr>
      </w:pPr>
    </w:p>
    <w:p w14:paraId="438715C8" w14:textId="531BB7C4" w:rsidR="00C31CA6" w:rsidRDefault="00AE2567" w:rsidP="009B4568">
      <w:pPr>
        <w:pStyle w:val="a3"/>
        <w:numPr>
          <w:ilvl w:val="0"/>
          <w:numId w:val="1"/>
        </w:numPr>
        <w:ind w:leftChars="0"/>
        <w:rPr>
          <w:rFonts w:ascii="ＭＳ 明朝" w:eastAsia="ＭＳ 明朝" w:hAnsi="ＭＳ 明朝"/>
        </w:rPr>
      </w:pPr>
      <w:r>
        <w:rPr>
          <w:rFonts w:ascii="ＭＳ 明朝" w:eastAsia="ＭＳ 明朝" w:hAnsi="ＭＳ 明朝" w:hint="eastAsia"/>
        </w:rPr>
        <w:t>（有効期間）</w:t>
      </w:r>
    </w:p>
    <w:p w14:paraId="079FAB8C" w14:textId="0F0F3FCE" w:rsidR="0024374B" w:rsidRDefault="0024374B" w:rsidP="0024374B">
      <w:pPr>
        <w:pStyle w:val="a3"/>
        <w:ind w:leftChars="0" w:left="440" w:firstLineChars="100" w:firstLine="210"/>
        <w:rPr>
          <w:rFonts w:ascii="ＭＳ 明朝" w:eastAsia="ＭＳ 明朝" w:hAnsi="ＭＳ 明朝"/>
        </w:rPr>
      </w:pPr>
      <w:r w:rsidRPr="0024374B">
        <w:rPr>
          <w:rFonts w:ascii="ＭＳ 明朝" w:eastAsia="ＭＳ 明朝" w:hAnsi="ＭＳ 明朝" w:hint="eastAsia"/>
        </w:rPr>
        <w:t>本契約は、本契約の締結日から第4条の委託料の支払いおよび第11条に定める確認が完了する日のいずれか遅い日まで効力を有する。</w:t>
      </w:r>
    </w:p>
    <w:p w14:paraId="02AD034D" w14:textId="77777777" w:rsidR="0024374B" w:rsidRPr="0024374B" w:rsidRDefault="0024374B" w:rsidP="0024374B">
      <w:pPr>
        <w:rPr>
          <w:rFonts w:ascii="ＭＳ 明朝" w:eastAsia="ＭＳ 明朝" w:hAnsi="ＭＳ 明朝"/>
        </w:rPr>
      </w:pPr>
    </w:p>
    <w:p w14:paraId="7DC45B26" w14:textId="2A41E6BE" w:rsidR="00AE2567" w:rsidRDefault="00AE2567" w:rsidP="009B4568">
      <w:pPr>
        <w:pStyle w:val="a3"/>
        <w:numPr>
          <w:ilvl w:val="0"/>
          <w:numId w:val="1"/>
        </w:numPr>
        <w:ind w:leftChars="0"/>
        <w:rPr>
          <w:rFonts w:ascii="ＭＳ 明朝" w:eastAsia="ＭＳ 明朝" w:hAnsi="ＭＳ 明朝"/>
        </w:rPr>
      </w:pPr>
      <w:r>
        <w:rPr>
          <w:rFonts w:ascii="ＭＳ 明朝" w:eastAsia="ＭＳ 明朝" w:hAnsi="ＭＳ 明朝" w:hint="eastAsia"/>
        </w:rPr>
        <w:t>（存続条項）</w:t>
      </w:r>
    </w:p>
    <w:p w14:paraId="14866C5A" w14:textId="3D064CFE" w:rsidR="0024374B" w:rsidRDefault="00B345CA" w:rsidP="0024374B">
      <w:pPr>
        <w:pStyle w:val="a3"/>
        <w:ind w:leftChars="0" w:left="440"/>
        <w:rPr>
          <w:rFonts w:ascii="ＭＳ 明朝" w:eastAsia="ＭＳ 明朝" w:hAnsi="ＭＳ 明朝"/>
        </w:rPr>
      </w:pPr>
      <w:r w:rsidRPr="00B345CA">
        <w:rPr>
          <w:rFonts w:ascii="ＭＳ 明朝" w:eastAsia="ＭＳ 明朝" w:hAnsi="ＭＳ 明朝" w:hint="eastAsia"/>
        </w:rPr>
        <w:t>本契約第</w:t>
      </w:r>
      <w:r w:rsidR="00BA5FEC">
        <w:rPr>
          <w:rFonts w:ascii="ＭＳ 明朝" w:eastAsia="ＭＳ 明朝" w:hAnsi="ＭＳ 明朝" w:hint="eastAsia"/>
        </w:rPr>
        <w:t>7</w:t>
      </w:r>
      <w:r w:rsidRPr="00B345CA">
        <w:rPr>
          <w:rFonts w:ascii="ＭＳ 明朝" w:eastAsia="ＭＳ 明朝" w:hAnsi="ＭＳ 明朝" w:hint="eastAsia"/>
        </w:rPr>
        <w:t>条（</w:t>
      </w:r>
      <w:r w:rsidR="00BA5FEC">
        <w:rPr>
          <w:rFonts w:ascii="ＭＳ 明朝" w:eastAsia="ＭＳ 明朝" w:hAnsi="ＭＳ 明朝" w:hint="eastAsia"/>
        </w:rPr>
        <w:t>受託者</w:t>
      </w:r>
      <w:r w:rsidRPr="00B345CA">
        <w:rPr>
          <w:rFonts w:ascii="ＭＳ 明朝" w:eastAsia="ＭＳ 明朝" w:hAnsi="ＭＳ 明朝" w:hint="eastAsia"/>
        </w:rPr>
        <w:t>の義務）、第1</w:t>
      </w:r>
      <w:r w:rsidR="00BA5FEC">
        <w:rPr>
          <w:rFonts w:ascii="ＭＳ 明朝" w:eastAsia="ＭＳ 明朝" w:hAnsi="ＭＳ 明朝" w:hint="eastAsia"/>
        </w:rPr>
        <w:t>2</w:t>
      </w:r>
      <w:r w:rsidRPr="00B345CA">
        <w:rPr>
          <w:rFonts w:ascii="ＭＳ 明朝" w:eastAsia="ＭＳ 明朝" w:hAnsi="ＭＳ 明朝" w:hint="eastAsia"/>
        </w:rPr>
        <w:t>条（対象データ等）第4項および第5項、第1</w:t>
      </w:r>
      <w:r w:rsidR="00BA5FEC">
        <w:rPr>
          <w:rFonts w:ascii="ＭＳ 明朝" w:eastAsia="ＭＳ 明朝" w:hAnsi="ＭＳ 明朝" w:hint="eastAsia"/>
        </w:rPr>
        <w:t>3</w:t>
      </w:r>
      <w:r w:rsidRPr="00B345CA">
        <w:rPr>
          <w:rFonts w:ascii="ＭＳ 明朝" w:eastAsia="ＭＳ 明朝" w:hAnsi="ＭＳ 明朝" w:hint="eastAsia"/>
        </w:rPr>
        <w:t>条（対象データの利用・管理）から第2</w:t>
      </w:r>
      <w:r w:rsidR="00BA5FEC">
        <w:rPr>
          <w:rFonts w:ascii="ＭＳ 明朝" w:eastAsia="ＭＳ 明朝" w:hAnsi="ＭＳ 明朝" w:hint="eastAsia"/>
        </w:rPr>
        <w:t>4</w:t>
      </w:r>
      <w:r w:rsidRPr="00B345CA">
        <w:rPr>
          <w:rFonts w:ascii="ＭＳ 明朝" w:eastAsia="ＭＳ 明朝" w:hAnsi="ＭＳ 明朝" w:hint="eastAsia"/>
        </w:rPr>
        <w:t>条（第三者ソフトウェアの利用）、本条ならびに第2</w:t>
      </w:r>
      <w:r w:rsidR="00BA5FEC">
        <w:rPr>
          <w:rFonts w:ascii="ＭＳ 明朝" w:eastAsia="ＭＳ 明朝" w:hAnsi="ＭＳ 明朝" w:hint="eastAsia"/>
        </w:rPr>
        <w:t>9</w:t>
      </w:r>
      <w:r w:rsidRPr="00B345CA">
        <w:rPr>
          <w:rFonts w:ascii="ＭＳ 明朝" w:eastAsia="ＭＳ 明朝" w:hAnsi="ＭＳ 明朝" w:hint="eastAsia"/>
        </w:rPr>
        <w:t>条（準拠法および管轄裁判所）は、本契約終了後も有効に存続する。</w:t>
      </w:r>
    </w:p>
    <w:p w14:paraId="6FA00A07" w14:textId="77777777" w:rsidR="00B345CA" w:rsidRPr="00B345CA" w:rsidRDefault="00B345CA" w:rsidP="00B345CA">
      <w:pPr>
        <w:rPr>
          <w:rFonts w:ascii="ＭＳ 明朝" w:eastAsia="ＭＳ 明朝" w:hAnsi="ＭＳ 明朝"/>
        </w:rPr>
      </w:pPr>
    </w:p>
    <w:p w14:paraId="06EBB25D" w14:textId="0E182C98" w:rsidR="00AE2567" w:rsidRDefault="00AE2567" w:rsidP="009B4568">
      <w:pPr>
        <w:pStyle w:val="a3"/>
        <w:numPr>
          <w:ilvl w:val="0"/>
          <w:numId w:val="1"/>
        </w:numPr>
        <w:ind w:leftChars="0"/>
        <w:rPr>
          <w:rFonts w:ascii="ＭＳ 明朝" w:eastAsia="ＭＳ 明朝" w:hAnsi="ＭＳ 明朝"/>
        </w:rPr>
      </w:pPr>
      <w:r>
        <w:rPr>
          <w:rFonts w:ascii="ＭＳ 明朝" w:eastAsia="ＭＳ 明朝" w:hAnsi="ＭＳ 明朝" w:hint="eastAsia"/>
        </w:rPr>
        <w:t>（準拠法および管轄裁判所）</w:t>
      </w:r>
    </w:p>
    <w:p w14:paraId="12936A83" w14:textId="261313CE" w:rsidR="00B345CA" w:rsidRDefault="00B345CA" w:rsidP="00B345CA">
      <w:pPr>
        <w:pStyle w:val="a3"/>
        <w:ind w:leftChars="0" w:left="440" w:firstLineChars="100" w:firstLine="210"/>
        <w:rPr>
          <w:rFonts w:ascii="ＭＳ 明朝" w:eastAsia="ＭＳ 明朝" w:hAnsi="ＭＳ 明朝"/>
        </w:rPr>
      </w:pPr>
      <w:r w:rsidRPr="00B345CA">
        <w:rPr>
          <w:rFonts w:ascii="ＭＳ 明朝" w:eastAsia="ＭＳ 明朝" w:hAnsi="ＭＳ 明朝" w:hint="eastAsia"/>
        </w:rPr>
        <w:t>本契約に関する一切の紛争については、日本法を準拠法とし、</w:t>
      </w:r>
      <w:r w:rsidR="005E080C">
        <w:rPr>
          <w:rFonts w:ascii="ＭＳ 明朝" w:eastAsia="ＭＳ 明朝" w:hAnsi="ＭＳ 明朝" w:hint="eastAsia"/>
        </w:rPr>
        <w:t>東京</w:t>
      </w:r>
      <w:r w:rsidRPr="00B345CA">
        <w:rPr>
          <w:rFonts w:ascii="ＭＳ 明朝" w:eastAsia="ＭＳ 明朝" w:hAnsi="ＭＳ 明朝" w:hint="eastAsia"/>
        </w:rPr>
        <w:t>地方裁判所を第一審の専属的合意管轄裁判所とする。</w:t>
      </w:r>
    </w:p>
    <w:p w14:paraId="51DF4256" w14:textId="77777777" w:rsidR="00B345CA" w:rsidRPr="00B345CA" w:rsidRDefault="00B345CA" w:rsidP="00B345CA">
      <w:pPr>
        <w:rPr>
          <w:rFonts w:ascii="ＭＳ 明朝" w:eastAsia="ＭＳ 明朝" w:hAnsi="ＭＳ 明朝"/>
        </w:rPr>
      </w:pPr>
    </w:p>
    <w:p w14:paraId="7A4F68CE" w14:textId="75DBE58A" w:rsidR="00AE2567" w:rsidRDefault="00AE2567" w:rsidP="009B4568">
      <w:pPr>
        <w:pStyle w:val="a3"/>
        <w:numPr>
          <w:ilvl w:val="0"/>
          <w:numId w:val="1"/>
        </w:numPr>
        <w:ind w:leftChars="0"/>
        <w:rPr>
          <w:rFonts w:ascii="ＭＳ 明朝" w:eastAsia="ＭＳ 明朝" w:hAnsi="ＭＳ 明朝"/>
        </w:rPr>
      </w:pPr>
      <w:r>
        <w:rPr>
          <w:rFonts w:ascii="ＭＳ 明朝" w:eastAsia="ＭＳ 明朝" w:hAnsi="ＭＳ 明朝" w:hint="eastAsia"/>
        </w:rPr>
        <w:t>（協議）</w:t>
      </w:r>
    </w:p>
    <w:p w14:paraId="33E46C5A" w14:textId="0B93C503" w:rsidR="00AE2567" w:rsidRDefault="009B7AFA" w:rsidP="009B7AFA">
      <w:pPr>
        <w:ind w:firstLineChars="100" w:firstLine="210"/>
        <w:rPr>
          <w:rFonts w:ascii="ＭＳ 明朝" w:eastAsia="ＭＳ 明朝" w:hAnsi="ＭＳ 明朝"/>
        </w:rPr>
      </w:pPr>
      <w:r w:rsidRPr="009B7AFA">
        <w:rPr>
          <w:rFonts w:ascii="ＭＳ 明朝" w:eastAsia="ＭＳ 明朝" w:hAnsi="ＭＳ 明朝" w:hint="eastAsia"/>
        </w:rPr>
        <w:lastRenderedPageBreak/>
        <w:t>本契約に定めのない事項または疑義が生じた事項については、信義誠実の原則に従い</w:t>
      </w:r>
      <w:r w:rsidR="00FD1DC4">
        <w:rPr>
          <w:rFonts w:ascii="ＭＳ 明朝" w:eastAsia="ＭＳ 明朝" w:hAnsi="ＭＳ 明朝" w:hint="eastAsia"/>
        </w:rPr>
        <w:t>委託者および受託者</w:t>
      </w:r>
      <w:r w:rsidRPr="009B7AFA">
        <w:rPr>
          <w:rFonts w:ascii="ＭＳ 明朝" w:eastAsia="ＭＳ 明朝" w:hAnsi="ＭＳ 明朝" w:hint="eastAsia"/>
        </w:rPr>
        <w:t>が協議し、円満な解決を図る努力をする。</w:t>
      </w:r>
    </w:p>
    <w:p w14:paraId="3671B7AC" w14:textId="77777777" w:rsidR="009B7AFA" w:rsidRDefault="009B7AFA" w:rsidP="009B7AFA">
      <w:pPr>
        <w:rPr>
          <w:rFonts w:ascii="ＭＳ 明朝" w:eastAsia="ＭＳ 明朝" w:hAnsi="ＭＳ 明朝"/>
        </w:rPr>
      </w:pPr>
    </w:p>
    <w:p w14:paraId="11C48A75" w14:textId="3B138915" w:rsidR="00AE2567" w:rsidRDefault="00AE2567" w:rsidP="00AE2567">
      <w:pPr>
        <w:rPr>
          <w:rFonts w:ascii="ＭＳ 明朝" w:eastAsia="ＭＳ 明朝" w:hAnsi="ＭＳ 明朝"/>
        </w:rPr>
      </w:pPr>
      <w:r w:rsidRPr="00AE2567">
        <w:rPr>
          <w:rFonts w:ascii="ＭＳ 明朝" w:eastAsia="ＭＳ 明朝" w:hAnsi="ＭＳ 明朝" w:hint="eastAsia"/>
        </w:rPr>
        <w:t xml:space="preserve">本契約締結の証として、本書 </w:t>
      </w:r>
      <w:commentRangeStart w:id="25"/>
      <w:commentRangeStart w:id="26"/>
      <w:r w:rsidR="00811666" w:rsidRPr="009B6E76">
        <w:rPr>
          <w:rFonts w:ascii="ＭＳ 明朝" w:eastAsia="ＭＳ 明朝" w:hAnsi="ＭＳ 明朝" w:hint="eastAsia"/>
          <w:szCs w:val="21"/>
        </w:rPr>
        <w:t>の電磁的記録を作成し、甲乙合意の後電子署名を施し、各自その電磁的記録を保管</w:t>
      </w:r>
      <w:commentRangeEnd w:id="25"/>
      <w:r w:rsidR="00811666" w:rsidRPr="00AE2567">
        <w:rPr>
          <w:rStyle w:val="a4"/>
          <w:rFonts w:ascii="ＭＳ 明朝" w:eastAsia="ＭＳ 明朝" w:hAnsi="ＭＳ 明朝" w:hint="eastAsia"/>
          <w:sz w:val="21"/>
          <w:szCs w:val="22"/>
        </w:rPr>
        <w:commentReference w:id="25"/>
      </w:r>
      <w:commentRangeEnd w:id="26"/>
      <w:r w:rsidR="002E6E13" w:rsidRPr="00AE2567">
        <w:rPr>
          <w:rStyle w:val="a4"/>
          <w:rFonts w:ascii="ＭＳ 明朝" w:eastAsia="ＭＳ 明朝" w:hAnsi="ＭＳ 明朝" w:hint="eastAsia"/>
          <w:sz w:val="21"/>
          <w:szCs w:val="22"/>
        </w:rPr>
        <w:commentReference w:id="26"/>
      </w:r>
      <w:r w:rsidRPr="00AE2567">
        <w:rPr>
          <w:rFonts w:ascii="ＭＳ 明朝" w:eastAsia="ＭＳ 明朝" w:hAnsi="ＭＳ 明朝" w:hint="eastAsia"/>
        </w:rPr>
        <w:t>する。</w:t>
      </w:r>
    </w:p>
    <w:p w14:paraId="42A688EA" w14:textId="77777777" w:rsidR="00AE2567" w:rsidRDefault="00AE2567" w:rsidP="00AE2567">
      <w:pPr>
        <w:rPr>
          <w:rFonts w:ascii="ＭＳ 明朝" w:eastAsia="ＭＳ 明朝" w:hAnsi="ＭＳ 明朝"/>
        </w:rPr>
      </w:pPr>
    </w:p>
    <w:p w14:paraId="57A6AE89" w14:textId="77777777" w:rsidR="00AE2567" w:rsidRPr="00811666" w:rsidRDefault="00AE2567" w:rsidP="00AE2567">
      <w:pPr>
        <w:rPr>
          <w:rFonts w:ascii="ＭＳ 明朝" w:eastAsia="ＭＳ 明朝" w:hAnsi="ＭＳ 明朝"/>
        </w:rPr>
      </w:pPr>
    </w:p>
    <w:p w14:paraId="1F6071EE" w14:textId="38F1E6DE" w:rsidR="00AE2567" w:rsidRDefault="00AE2567" w:rsidP="00AE2567">
      <w:pPr>
        <w:rPr>
          <w:rFonts w:ascii="ＭＳ 明朝" w:eastAsia="ＭＳ 明朝" w:hAnsi="ＭＳ 明朝"/>
        </w:rPr>
      </w:pPr>
      <w:r>
        <w:rPr>
          <w:rFonts w:ascii="ＭＳ 明朝" w:eastAsia="ＭＳ 明朝" w:hAnsi="ＭＳ 明朝" w:hint="eastAsia"/>
        </w:rPr>
        <w:t>20●●年●月●日</w:t>
      </w:r>
    </w:p>
    <w:p w14:paraId="361956BC" w14:textId="77777777" w:rsidR="00AE2567" w:rsidRDefault="00AE2567" w:rsidP="00AE2567">
      <w:pPr>
        <w:rPr>
          <w:rFonts w:ascii="ＭＳ 明朝" w:eastAsia="ＭＳ 明朝" w:hAnsi="ＭＳ 明朝"/>
        </w:rPr>
      </w:pPr>
    </w:p>
    <w:p w14:paraId="43B73A68" w14:textId="3D42E2F9" w:rsidR="00AE2567" w:rsidRDefault="00AE2567" w:rsidP="00AE2567">
      <w:pPr>
        <w:rPr>
          <w:rFonts w:ascii="ＭＳ 明朝" w:eastAsia="ＭＳ 明朝" w:hAnsi="ＭＳ 明朝"/>
        </w:rPr>
      </w:pPr>
    </w:p>
    <w:p w14:paraId="3F3B7D61" w14:textId="1AC34CB7" w:rsidR="0011464D" w:rsidRDefault="0011464D" w:rsidP="00AE2567">
      <w:pPr>
        <w:rPr>
          <w:rFonts w:ascii="ＭＳ 明朝" w:eastAsia="ＭＳ 明朝" w:hAnsi="ＭＳ 明朝"/>
        </w:rPr>
      </w:pPr>
      <w:r>
        <w:rPr>
          <w:rFonts w:ascii="ＭＳ 明朝" w:eastAsia="ＭＳ 明朝" w:hAnsi="ＭＳ 明朝" w:hint="eastAsia"/>
        </w:rPr>
        <w:t>委託者</w:t>
      </w:r>
    </w:p>
    <w:p w14:paraId="54A62E1B" w14:textId="77777777" w:rsidR="0011464D" w:rsidRDefault="0011464D" w:rsidP="00AE2567">
      <w:pPr>
        <w:rPr>
          <w:rFonts w:ascii="ＭＳ 明朝" w:eastAsia="ＭＳ 明朝" w:hAnsi="ＭＳ 明朝"/>
        </w:rPr>
      </w:pPr>
    </w:p>
    <w:p w14:paraId="6AF07E63" w14:textId="77777777" w:rsidR="0011464D" w:rsidRDefault="0011464D" w:rsidP="00AE2567">
      <w:pPr>
        <w:rPr>
          <w:rFonts w:ascii="ＭＳ 明朝" w:eastAsia="ＭＳ 明朝" w:hAnsi="ＭＳ 明朝"/>
        </w:rPr>
      </w:pPr>
    </w:p>
    <w:p w14:paraId="1AE139FA" w14:textId="0E6A589E" w:rsidR="0011464D" w:rsidRDefault="0011464D" w:rsidP="00AE2567">
      <w:pPr>
        <w:rPr>
          <w:rFonts w:ascii="ＭＳ 明朝" w:eastAsia="ＭＳ 明朝" w:hAnsi="ＭＳ 明朝"/>
        </w:rPr>
      </w:pPr>
      <w:r>
        <w:rPr>
          <w:rFonts w:ascii="ＭＳ 明朝" w:eastAsia="ＭＳ 明朝" w:hAnsi="ＭＳ 明朝" w:hint="eastAsia"/>
        </w:rPr>
        <w:t>受託者</w:t>
      </w:r>
    </w:p>
    <w:p w14:paraId="12017219" w14:textId="4643A5C6" w:rsidR="00BC6DE1" w:rsidRDefault="00BC6DE1" w:rsidP="00AE2567">
      <w:pPr>
        <w:rPr>
          <w:rFonts w:ascii="ＭＳ 明朝" w:eastAsia="ＭＳ 明朝" w:hAnsi="ＭＳ 明朝"/>
        </w:rPr>
      </w:pPr>
      <w:r w:rsidRPr="00BC6DE1">
        <w:rPr>
          <w:rFonts w:ascii="ＭＳ 明朝" w:eastAsia="ＭＳ 明朝" w:hAnsi="ＭＳ 明朝"/>
        </w:rPr>
        <w:t>東京都千代田区霞が関三丁目2番5号霞が関ビル 13F</w:t>
      </w:r>
    </w:p>
    <w:p w14:paraId="59058797" w14:textId="0790CF85" w:rsidR="0011464D" w:rsidRDefault="005E080C" w:rsidP="00AE2567">
      <w:pPr>
        <w:rPr>
          <w:rFonts w:ascii="ＭＳ 明朝" w:eastAsia="ＭＳ 明朝" w:hAnsi="ＭＳ 明朝"/>
        </w:rPr>
      </w:pPr>
      <w:r>
        <w:rPr>
          <w:rFonts w:ascii="ＭＳ 明朝" w:eastAsia="ＭＳ 明朝" w:hAnsi="ＭＳ 明朝" w:hint="eastAsia"/>
        </w:rPr>
        <w:t>株式会社AIdeaLab</w:t>
      </w:r>
    </w:p>
    <w:p w14:paraId="19ECB059" w14:textId="0002A64E" w:rsidR="005E080C" w:rsidRDefault="005E080C" w:rsidP="00AE2567">
      <w:pPr>
        <w:rPr>
          <w:rFonts w:ascii="ＭＳ 明朝" w:eastAsia="ＭＳ 明朝" w:hAnsi="ＭＳ 明朝"/>
        </w:rPr>
      </w:pPr>
      <w:r>
        <w:rPr>
          <w:rFonts w:ascii="ＭＳ 明朝" w:eastAsia="ＭＳ 明朝" w:hAnsi="ＭＳ 明朝" w:hint="eastAsia"/>
        </w:rPr>
        <w:t xml:space="preserve">代表取締役　</w:t>
      </w:r>
      <w:r w:rsidRPr="005E080C">
        <w:rPr>
          <w:rFonts w:ascii="ＭＳ 明朝" w:eastAsia="ＭＳ 明朝" w:hAnsi="ＭＳ 明朝"/>
        </w:rPr>
        <w:t>冨平準喜</w:t>
      </w:r>
    </w:p>
    <w:p w14:paraId="7081944E" w14:textId="77777777" w:rsidR="0011464D" w:rsidRDefault="0011464D" w:rsidP="00AE2567">
      <w:pPr>
        <w:rPr>
          <w:rFonts w:ascii="ＭＳ 明朝" w:eastAsia="ＭＳ 明朝" w:hAnsi="ＭＳ 明朝"/>
        </w:rPr>
      </w:pPr>
    </w:p>
    <w:p w14:paraId="0691629C" w14:textId="1280A6E2" w:rsidR="0011464D" w:rsidRDefault="0011464D">
      <w:pPr>
        <w:widowControl/>
        <w:jc w:val="left"/>
        <w:rPr>
          <w:rFonts w:ascii="ＭＳ 明朝" w:eastAsia="ＭＳ 明朝" w:hAnsi="ＭＳ 明朝"/>
        </w:rPr>
      </w:pPr>
      <w:r>
        <w:rPr>
          <w:rFonts w:ascii="ＭＳ 明朝" w:eastAsia="ＭＳ 明朝" w:hAnsi="ＭＳ 明朝"/>
        </w:rPr>
        <w:br w:type="page"/>
      </w:r>
    </w:p>
    <w:p w14:paraId="6C8EE605" w14:textId="1EBE5C8D" w:rsidR="0011464D" w:rsidRDefault="0011464D" w:rsidP="00AE2567">
      <w:pPr>
        <w:rPr>
          <w:rFonts w:ascii="ＭＳ 明朝" w:eastAsia="ＭＳ 明朝" w:hAnsi="ＭＳ 明朝"/>
        </w:rPr>
      </w:pPr>
      <w:r>
        <w:rPr>
          <w:rFonts w:ascii="ＭＳ 明朝" w:eastAsia="ＭＳ 明朝" w:hAnsi="ＭＳ 明朝" w:hint="eastAsia"/>
        </w:rPr>
        <w:lastRenderedPageBreak/>
        <w:t>【別紙】</w:t>
      </w:r>
      <w:r w:rsidR="00CA1E93">
        <w:rPr>
          <w:rFonts w:ascii="ＭＳ 明朝" w:eastAsia="ＭＳ 明朝" w:hAnsi="ＭＳ 明朝" w:hint="eastAsia"/>
        </w:rPr>
        <w:t>本件</w:t>
      </w:r>
      <w:r>
        <w:rPr>
          <w:rFonts w:ascii="ＭＳ 明朝" w:eastAsia="ＭＳ 明朝" w:hAnsi="ＭＳ 明朝" w:hint="eastAsia"/>
        </w:rPr>
        <w:t>業務の詳細</w:t>
      </w:r>
    </w:p>
    <w:p w14:paraId="01E76291" w14:textId="77777777" w:rsidR="0011464D" w:rsidRDefault="0011464D" w:rsidP="00AE2567">
      <w:pPr>
        <w:rPr>
          <w:rFonts w:ascii="ＭＳ 明朝" w:eastAsia="ＭＳ 明朝" w:hAnsi="ＭＳ 明朝"/>
        </w:rPr>
      </w:pPr>
    </w:p>
    <w:p w14:paraId="7FBE3691" w14:textId="66BC5989" w:rsidR="0011464D" w:rsidRDefault="00AC159A" w:rsidP="00AC159A">
      <w:pPr>
        <w:pStyle w:val="a3"/>
        <w:numPr>
          <w:ilvl w:val="0"/>
          <w:numId w:val="2"/>
        </w:numPr>
        <w:ind w:leftChars="0"/>
        <w:rPr>
          <w:rFonts w:ascii="ＭＳ 明朝" w:eastAsia="ＭＳ 明朝" w:hAnsi="ＭＳ 明朝"/>
        </w:rPr>
      </w:pPr>
      <w:r>
        <w:rPr>
          <w:rFonts w:ascii="ＭＳ 明朝" w:eastAsia="ＭＳ 明朝" w:hAnsi="ＭＳ 明朝" w:hint="eastAsia"/>
        </w:rPr>
        <w:t>本開発の対象</w:t>
      </w:r>
    </w:p>
    <w:p w14:paraId="6FE14C4E" w14:textId="0175574B" w:rsidR="00501CD8" w:rsidRDefault="00501CD8" w:rsidP="00501CD8">
      <w:pPr>
        <w:pStyle w:val="a3"/>
        <w:numPr>
          <w:ilvl w:val="1"/>
          <w:numId w:val="2"/>
        </w:numPr>
        <w:ind w:leftChars="0"/>
        <w:rPr>
          <w:rFonts w:ascii="ＭＳ 明朝" w:eastAsia="ＭＳ 明朝" w:hAnsi="ＭＳ 明朝"/>
        </w:rPr>
      </w:pPr>
      <w:r>
        <w:rPr>
          <w:rFonts w:ascii="ＭＳ 明朝" w:eastAsia="ＭＳ 明朝" w:hAnsi="ＭＳ 明朝" w:hint="eastAsia"/>
        </w:rPr>
        <w:t>本件成果物</w:t>
      </w:r>
    </w:p>
    <w:p w14:paraId="52F68E4F" w14:textId="77777777" w:rsidR="0091721B" w:rsidRDefault="0091721B" w:rsidP="0091721B">
      <w:pPr>
        <w:pStyle w:val="a3"/>
        <w:ind w:leftChars="0" w:left="582"/>
        <w:rPr>
          <w:rFonts w:ascii="ＭＳ 明朝" w:eastAsia="ＭＳ 明朝" w:hAnsi="ＭＳ 明朝"/>
        </w:rPr>
      </w:pPr>
    </w:p>
    <w:p w14:paraId="3929535E" w14:textId="1DFD60D0" w:rsidR="0091721B" w:rsidRDefault="0091721B" w:rsidP="0091721B">
      <w:pPr>
        <w:pStyle w:val="a3"/>
        <w:numPr>
          <w:ilvl w:val="1"/>
          <w:numId w:val="2"/>
        </w:numPr>
        <w:ind w:leftChars="0"/>
        <w:rPr>
          <w:rFonts w:ascii="ＭＳ 明朝" w:eastAsia="ＭＳ 明朝" w:hAnsi="ＭＳ 明朝"/>
        </w:rPr>
      </w:pPr>
      <w:r>
        <w:rPr>
          <w:rFonts w:ascii="ＭＳ 明朝" w:eastAsia="ＭＳ 明朝" w:hAnsi="ＭＳ 明朝" w:hint="eastAsia"/>
        </w:rPr>
        <w:t>使用環境</w:t>
      </w:r>
    </w:p>
    <w:p w14:paraId="3A306590" w14:textId="77777777" w:rsidR="0091721B" w:rsidRPr="0091721B" w:rsidRDefault="0091721B" w:rsidP="0091721B">
      <w:pPr>
        <w:pStyle w:val="a3"/>
        <w:ind w:leftChars="0" w:left="582"/>
        <w:rPr>
          <w:rFonts w:ascii="ＭＳ 明朝" w:eastAsia="ＭＳ 明朝" w:hAnsi="ＭＳ 明朝"/>
        </w:rPr>
      </w:pPr>
    </w:p>
    <w:p w14:paraId="7BE33971" w14:textId="106A1441" w:rsidR="0091721B" w:rsidRDefault="0091721B" w:rsidP="00501CD8">
      <w:pPr>
        <w:pStyle w:val="a3"/>
        <w:numPr>
          <w:ilvl w:val="1"/>
          <w:numId w:val="2"/>
        </w:numPr>
        <w:ind w:leftChars="0"/>
        <w:rPr>
          <w:rFonts w:ascii="ＭＳ 明朝" w:eastAsia="ＭＳ 明朝" w:hAnsi="ＭＳ 明朝"/>
        </w:rPr>
      </w:pPr>
      <w:r>
        <w:rPr>
          <w:rFonts w:ascii="ＭＳ 明朝" w:eastAsia="ＭＳ 明朝" w:hAnsi="ＭＳ 明朝" w:hint="eastAsia"/>
        </w:rPr>
        <w:t>前提条件</w:t>
      </w:r>
    </w:p>
    <w:p w14:paraId="56FD7DE9" w14:textId="77777777" w:rsidR="0091721B" w:rsidRDefault="0091721B" w:rsidP="0091721B">
      <w:pPr>
        <w:pStyle w:val="a3"/>
        <w:ind w:leftChars="0" w:left="582"/>
        <w:rPr>
          <w:rFonts w:ascii="ＭＳ 明朝" w:eastAsia="ＭＳ 明朝" w:hAnsi="ＭＳ 明朝"/>
        </w:rPr>
      </w:pPr>
    </w:p>
    <w:p w14:paraId="4AB1CBBF" w14:textId="77777777" w:rsidR="0091721B" w:rsidRPr="0091721B" w:rsidRDefault="0091721B" w:rsidP="0091721B">
      <w:pPr>
        <w:ind w:left="142"/>
        <w:rPr>
          <w:rFonts w:ascii="ＭＳ 明朝" w:eastAsia="ＭＳ 明朝" w:hAnsi="ＭＳ 明朝"/>
        </w:rPr>
      </w:pPr>
    </w:p>
    <w:p w14:paraId="0BB9B3E5" w14:textId="299D759E" w:rsidR="00AC159A" w:rsidRDefault="00AC159A" w:rsidP="00AC159A">
      <w:pPr>
        <w:pStyle w:val="a3"/>
        <w:numPr>
          <w:ilvl w:val="0"/>
          <w:numId w:val="2"/>
        </w:numPr>
        <w:ind w:leftChars="0"/>
        <w:rPr>
          <w:rFonts w:ascii="ＭＳ 明朝" w:eastAsia="ＭＳ 明朝" w:hAnsi="ＭＳ 明朝"/>
        </w:rPr>
      </w:pPr>
      <w:r>
        <w:rPr>
          <w:rFonts w:ascii="ＭＳ 明朝" w:eastAsia="ＭＳ 明朝" w:hAnsi="ＭＳ 明朝" w:hint="eastAsia"/>
        </w:rPr>
        <w:t>対象データの明細</w:t>
      </w:r>
    </w:p>
    <w:p w14:paraId="6A38806D" w14:textId="613E7E6B" w:rsidR="0091721B" w:rsidRDefault="0091721B" w:rsidP="0091721B">
      <w:pPr>
        <w:pStyle w:val="a3"/>
        <w:numPr>
          <w:ilvl w:val="1"/>
          <w:numId w:val="2"/>
        </w:numPr>
        <w:ind w:leftChars="0"/>
        <w:rPr>
          <w:rFonts w:ascii="ＭＳ 明朝" w:eastAsia="ＭＳ 明朝" w:hAnsi="ＭＳ 明朝"/>
        </w:rPr>
      </w:pPr>
      <w:r>
        <w:rPr>
          <w:rFonts w:ascii="ＭＳ 明朝" w:eastAsia="ＭＳ 明朝" w:hAnsi="ＭＳ 明朝" w:hint="eastAsia"/>
        </w:rPr>
        <w:t>データの概要</w:t>
      </w:r>
    </w:p>
    <w:p w14:paraId="08552D9D" w14:textId="28DCF184" w:rsidR="0091721B" w:rsidRDefault="0091721B" w:rsidP="0091721B">
      <w:pPr>
        <w:pStyle w:val="a3"/>
        <w:ind w:leftChars="0" w:left="582"/>
        <w:rPr>
          <w:rFonts w:ascii="ＭＳ 明朝" w:eastAsia="ＭＳ 明朝" w:hAnsi="ＭＳ 明朝"/>
        </w:rPr>
      </w:pPr>
      <w:r w:rsidRPr="0091721B">
        <w:rPr>
          <w:rFonts w:ascii="ＭＳ 明朝" w:eastAsia="ＭＳ 明朝" w:hAnsi="ＭＳ 明朝" w:hint="eastAsia"/>
        </w:rPr>
        <w:t>（例）介護施設において</w:t>
      </w:r>
      <w:r w:rsidR="00B17CB0">
        <w:rPr>
          <w:rFonts w:ascii="ＭＳ 明朝" w:eastAsia="ＭＳ 明朝" w:hAnsi="ＭＳ 明朝" w:hint="eastAsia"/>
        </w:rPr>
        <w:t>委託者</w:t>
      </w:r>
      <w:r w:rsidRPr="0091721B">
        <w:rPr>
          <w:rFonts w:ascii="ＭＳ 明朝" w:eastAsia="ＭＳ 明朝" w:hAnsi="ＭＳ 明朝" w:hint="eastAsia"/>
        </w:rPr>
        <w:t>がカメラを設置したうえで撮影したカメラデータ。当該カメラデータについては撮影対象である被介護者本人から第三者提供に関する同意を取得する手続を履践するものとする。</w:t>
      </w:r>
    </w:p>
    <w:p w14:paraId="0DCA5073" w14:textId="77777777" w:rsidR="0091721B" w:rsidRDefault="0091721B" w:rsidP="0091721B">
      <w:pPr>
        <w:pStyle w:val="a3"/>
        <w:ind w:leftChars="0" w:left="582"/>
        <w:rPr>
          <w:rFonts w:ascii="ＭＳ 明朝" w:eastAsia="ＭＳ 明朝" w:hAnsi="ＭＳ 明朝"/>
        </w:rPr>
      </w:pPr>
    </w:p>
    <w:p w14:paraId="3D601EC1" w14:textId="525889C9" w:rsidR="0091721B" w:rsidRDefault="0091721B" w:rsidP="0091721B">
      <w:pPr>
        <w:pStyle w:val="a3"/>
        <w:numPr>
          <w:ilvl w:val="1"/>
          <w:numId w:val="2"/>
        </w:numPr>
        <w:ind w:leftChars="0"/>
        <w:rPr>
          <w:rFonts w:ascii="ＭＳ 明朝" w:eastAsia="ＭＳ 明朝" w:hAnsi="ＭＳ 明朝"/>
        </w:rPr>
      </w:pPr>
      <w:r>
        <w:rPr>
          <w:rFonts w:ascii="ＭＳ 明朝" w:eastAsia="ＭＳ 明朝" w:hAnsi="ＭＳ 明朝" w:hint="eastAsia"/>
        </w:rPr>
        <w:t>データの項目</w:t>
      </w:r>
    </w:p>
    <w:p w14:paraId="48DEB456" w14:textId="77777777" w:rsidR="0091721B" w:rsidRDefault="0091721B" w:rsidP="0091721B">
      <w:pPr>
        <w:pStyle w:val="a3"/>
        <w:ind w:leftChars="0" w:left="582"/>
        <w:rPr>
          <w:rFonts w:ascii="ＭＳ 明朝" w:eastAsia="ＭＳ 明朝" w:hAnsi="ＭＳ 明朝"/>
        </w:rPr>
      </w:pPr>
    </w:p>
    <w:p w14:paraId="6DA02091" w14:textId="6A360E7B" w:rsidR="0091721B" w:rsidRDefault="0091721B" w:rsidP="0091721B">
      <w:pPr>
        <w:pStyle w:val="a3"/>
        <w:numPr>
          <w:ilvl w:val="1"/>
          <w:numId w:val="2"/>
        </w:numPr>
        <w:ind w:leftChars="0"/>
        <w:rPr>
          <w:rFonts w:ascii="ＭＳ 明朝" w:eastAsia="ＭＳ 明朝" w:hAnsi="ＭＳ 明朝"/>
        </w:rPr>
      </w:pPr>
      <w:r>
        <w:rPr>
          <w:rFonts w:ascii="ＭＳ 明朝" w:eastAsia="ＭＳ 明朝" w:hAnsi="ＭＳ 明朝" w:hint="eastAsia"/>
        </w:rPr>
        <w:t>データの量</w:t>
      </w:r>
    </w:p>
    <w:p w14:paraId="444D1808" w14:textId="65289F3C" w:rsidR="008145B7" w:rsidRDefault="008145B7" w:rsidP="008145B7">
      <w:pPr>
        <w:pStyle w:val="a3"/>
        <w:ind w:leftChars="0" w:left="582"/>
        <w:rPr>
          <w:rFonts w:ascii="ＭＳ 明朝" w:eastAsia="ＭＳ 明朝" w:hAnsi="ＭＳ 明朝"/>
        </w:rPr>
      </w:pPr>
      <w:r w:rsidRPr="008145B7">
        <w:rPr>
          <w:rFonts w:ascii="ＭＳ 明朝" w:eastAsia="ＭＳ 明朝" w:hAnsi="ＭＳ 明朝" w:hint="eastAsia"/>
        </w:rPr>
        <w:t>（例）動画データ 500時間分</w:t>
      </w:r>
    </w:p>
    <w:p w14:paraId="3FC6DD07" w14:textId="77777777" w:rsidR="008145B7" w:rsidRPr="008145B7" w:rsidRDefault="008145B7" w:rsidP="008145B7">
      <w:pPr>
        <w:pStyle w:val="a3"/>
        <w:ind w:leftChars="0" w:left="582"/>
        <w:rPr>
          <w:rFonts w:ascii="ＭＳ 明朝" w:eastAsia="ＭＳ 明朝" w:hAnsi="ＭＳ 明朝"/>
        </w:rPr>
      </w:pPr>
    </w:p>
    <w:p w14:paraId="78F17BA8" w14:textId="3F2BE012" w:rsidR="008145B7" w:rsidRDefault="008145B7" w:rsidP="0091721B">
      <w:pPr>
        <w:pStyle w:val="a3"/>
        <w:numPr>
          <w:ilvl w:val="1"/>
          <w:numId w:val="2"/>
        </w:numPr>
        <w:ind w:leftChars="0"/>
        <w:rPr>
          <w:rFonts w:ascii="ＭＳ 明朝" w:eastAsia="ＭＳ 明朝" w:hAnsi="ＭＳ 明朝"/>
        </w:rPr>
      </w:pPr>
      <w:r>
        <w:rPr>
          <w:rFonts w:ascii="ＭＳ 明朝" w:eastAsia="ＭＳ 明朝" w:hAnsi="ＭＳ 明朝" w:hint="eastAsia"/>
        </w:rPr>
        <w:t>データの提供形式</w:t>
      </w:r>
    </w:p>
    <w:p w14:paraId="5C7BA3BE" w14:textId="77777777" w:rsidR="0091721B" w:rsidRDefault="0091721B" w:rsidP="0091721B">
      <w:pPr>
        <w:pStyle w:val="a3"/>
        <w:ind w:leftChars="0" w:left="582"/>
        <w:rPr>
          <w:rFonts w:ascii="ＭＳ 明朝" w:eastAsia="ＭＳ 明朝" w:hAnsi="ＭＳ 明朝"/>
        </w:rPr>
      </w:pPr>
    </w:p>
    <w:p w14:paraId="1E4223E3" w14:textId="77777777" w:rsidR="0091721B" w:rsidRPr="0091721B" w:rsidRDefault="0091721B" w:rsidP="0091721B">
      <w:pPr>
        <w:pStyle w:val="a3"/>
        <w:ind w:leftChars="0" w:left="582"/>
        <w:rPr>
          <w:rFonts w:ascii="ＭＳ 明朝" w:eastAsia="ＭＳ 明朝" w:hAnsi="ＭＳ 明朝"/>
        </w:rPr>
      </w:pPr>
    </w:p>
    <w:p w14:paraId="51841AC1" w14:textId="7BE7E5A6" w:rsidR="00F3503A" w:rsidRDefault="00AC159A" w:rsidP="00F3503A">
      <w:pPr>
        <w:pStyle w:val="a3"/>
        <w:numPr>
          <w:ilvl w:val="0"/>
          <w:numId w:val="2"/>
        </w:numPr>
        <w:ind w:leftChars="0"/>
        <w:rPr>
          <w:rFonts w:ascii="ＭＳ 明朝" w:eastAsia="ＭＳ 明朝" w:hAnsi="ＭＳ 明朝"/>
        </w:rPr>
      </w:pPr>
      <w:r>
        <w:rPr>
          <w:rFonts w:ascii="ＭＳ 明朝" w:eastAsia="ＭＳ 明朝" w:hAnsi="ＭＳ 明朝" w:hint="eastAsia"/>
        </w:rPr>
        <w:t>委託者が提供する資料等</w:t>
      </w:r>
    </w:p>
    <w:p w14:paraId="6EAE20E6" w14:textId="1962CED4" w:rsidR="00F3503A" w:rsidRDefault="00F3503A" w:rsidP="00F3503A">
      <w:pPr>
        <w:pStyle w:val="a3"/>
        <w:ind w:leftChars="0" w:left="440"/>
        <w:rPr>
          <w:rFonts w:ascii="ＭＳ 明朝" w:eastAsia="ＭＳ 明朝" w:hAnsi="ＭＳ 明朝"/>
        </w:rPr>
      </w:pPr>
      <w:r>
        <w:rPr>
          <w:rFonts w:ascii="ＭＳ 明朝" w:eastAsia="ＭＳ 明朝" w:hAnsi="ＭＳ 明朝" w:hint="eastAsia"/>
        </w:rPr>
        <w:t>別途協議する。</w:t>
      </w:r>
    </w:p>
    <w:p w14:paraId="2A5BBFEF" w14:textId="77777777" w:rsidR="00F3503A" w:rsidRPr="00F3503A" w:rsidRDefault="00F3503A" w:rsidP="00F3503A">
      <w:pPr>
        <w:pStyle w:val="a3"/>
        <w:ind w:leftChars="0" w:left="440"/>
        <w:rPr>
          <w:rFonts w:ascii="ＭＳ 明朝" w:eastAsia="ＭＳ 明朝" w:hAnsi="ＭＳ 明朝"/>
        </w:rPr>
      </w:pPr>
    </w:p>
    <w:p w14:paraId="17B7DCBE" w14:textId="1708432C" w:rsidR="00AC159A" w:rsidRDefault="00AC159A" w:rsidP="00AC159A">
      <w:pPr>
        <w:pStyle w:val="a3"/>
        <w:numPr>
          <w:ilvl w:val="0"/>
          <w:numId w:val="2"/>
        </w:numPr>
        <w:ind w:leftChars="0"/>
        <w:rPr>
          <w:rFonts w:ascii="ＭＳ 明朝" w:eastAsia="ＭＳ 明朝" w:hAnsi="ＭＳ 明朝"/>
        </w:rPr>
      </w:pPr>
      <w:r>
        <w:rPr>
          <w:rFonts w:ascii="ＭＳ 明朝" w:eastAsia="ＭＳ 明朝" w:hAnsi="ＭＳ 明朝" w:hint="eastAsia"/>
        </w:rPr>
        <w:t>作業体制</w:t>
      </w:r>
    </w:p>
    <w:p w14:paraId="39CD479B" w14:textId="3172E46A" w:rsidR="00F3503A" w:rsidRPr="00F3503A" w:rsidRDefault="00F3503A" w:rsidP="00F3503A">
      <w:pPr>
        <w:pStyle w:val="a3"/>
        <w:ind w:leftChars="0" w:left="440"/>
        <w:rPr>
          <w:rFonts w:ascii="ＭＳ 明朝" w:eastAsia="ＭＳ 明朝" w:hAnsi="ＭＳ 明朝"/>
        </w:rPr>
      </w:pPr>
      <w:r w:rsidRPr="00F3503A">
        <w:rPr>
          <w:rFonts w:ascii="ＭＳ 明朝" w:eastAsia="ＭＳ 明朝" w:hAnsi="ＭＳ 明朝" w:hint="eastAsia"/>
        </w:rPr>
        <w:t>【</w:t>
      </w:r>
      <w:r>
        <w:rPr>
          <w:rFonts w:ascii="ＭＳ 明朝" w:eastAsia="ＭＳ 明朝" w:hAnsi="ＭＳ 明朝" w:hint="eastAsia"/>
        </w:rPr>
        <w:t>委託者受託者</w:t>
      </w:r>
      <w:r w:rsidRPr="00F3503A">
        <w:rPr>
          <w:rFonts w:ascii="ＭＳ 明朝" w:eastAsia="ＭＳ 明朝" w:hAnsi="ＭＳ 明朝" w:hint="eastAsia"/>
        </w:rPr>
        <w:t>の責任者および必要に応じてメンバーそれぞれの役割、所属、氏名の記載と開発の実施場所等を記載】</w:t>
      </w:r>
    </w:p>
    <w:p w14:paraId="29AB2A30" w14:textId="6DF900B3" w:rsidR="00F3503A" w:rsidRDefault="00F3503A" w:rsidP="00F3503A">
      <w:pPr>
        <w:pStyle w:val="a3"/>
        <w:numPr>
          <w:ilvl w:val="1"/>
          <w:numId w:val="2"/>
        </w:numPr>
        <w:ind w:leftChars="0"/>
        <w:rPr>
          <w:rFonts w:ascii="ＭＳ 明朝" w:eastAsia="ＭＳ 明朝" w:hAnsi="ＭＳ 明朝"/>
        </w:rPr>
      </w:pPr>
      <w:r>
        <w:rPr>
          <w:rFonts w:ascii="ＭＳ 明朝" w:eastAsia="ＭＳ 明朝" w:hAnsi="ＭＳ 明朝" w:hint="eastAsia"/>
        </w:rPr>
        <w:t>受託者の作業体制</w:t>
      </w:r>
    </w:p>
    <w:p w14:paraId="402535B1" w14:textId="709FC5F0" w:rsidR="000C37CF" w:rsidRDefault="00BF75D5" w:rsidP="000C37CF">
      <w:pPr>
        <w:pStyle w:val="a3"/>
        <w:numPr>
          <w:ilvl w:val="2"/>
          <w:numId w:val="2"/>
        </w:numPr>
        <w:ind w:leftChars="0"/>
        <w:rPr>
          <w:rFonts w:ascii="ＭＳ 明朝" w:eastAsia="ＭＳ 明朝" w:hAnsi="ＭＳ 明朝"/>
        </w:rPr>
      </w:pPr>
      <w:r>
        <w:rPr>
          <w:rFonts w:ascii="ＭＳ 明朝" w:eastAsia="ＭＳ 明朝" w:hAnsi="ＭＳ 明朝" w:hint="eastAsia"/>
        </w:rPr>
        <w:t>受託者側責任者氏名：</w:t>
      </w:r>
    </w:p>
    <w:p w14:paraId="1A6FD8BD" w14:textId="28C1B207" w:rsidR="00BF75D5" w:rsidRDefault="00BF75D5" w:rsidP="00BF75D5">
      <w:pPr>
        <w:pStyle w:val="a3"/>
        <w:ind w:leftChars="0" w:left="1008"/>
        <w:rPr>
          <w:rFonts w:ascii="ＭＳ 明朝" w:eastAsia="ＭＳ 明朝" w:hAnsi="ＭＳ 明朝"/>
        </w:rPr>
      </w:pPr>
      <w:r>
        <w:rPr>
          <w:rFonts w:ascii="ＭＳ 明朝" w:eastAsia="ＭＳ 明朝" w:hAnsi="ＭＳ 明朝" w:hint="eastAsia"/>
        </w:rPr>
        <w:t>受託者側責任者は次の役割を担当する。</w:t>
      </w:r>
    </w:p>
    <w:p w14:paraId="4D497718" w14:textId="71053A3F" w:rsidR="00BF75D5" w:rsidRDefault="00BF75D5" w:rsidP="00BF75D5">
      <w:pPr>
        <w:pStyle w:val="a3"/>
        <w:numPr>
          <w:ilvl w:val="0"/>
          <w:numId w:val="3"/>
        </w:numPr>
        <w:ind w:leftChars="0"/>
        <w:rPr>
          <w:rFonts w:ascii="ＭＳ 明朝" w:eastAsia="ＭＳ 明朝" w:hAnsi="ＭＳ 明朝"/>
        </w:rPr>
      </w:pPr>
      <w:r>
        <w:rPr>
          <w:rFonts w:ascii="ＭＳ 明朝" w:eastAsia="ＭＳ 明朝" w:hAnsi="ＭＳ 明朝" w:hint="eastAsia"/>
        </w:rPr>
        <w:t>・・・</w:t>
      </w:r>
    </w:p>
    <w:p w14:paraId="23129BE6" w14:textId="45F49D30" w:rsidR="00BF75D5" w:rsidRDefault="00BF75D5" w:rsidP="00BF75D5">
      <w:pPr>
        <w:pStyle w:val="a3"/>
        <w:numPr>
          <w:ilvl w:val="0"/>
          <w:numId w:val="3"/>
        </w:numPr>
        <w:ind w:leftChars="0"/>
        <w:rPr>
          <w:rFonts w:ascii="ＭＳ 明朝" w:eastAsia="ＭＳ 明朝" w:hAnsi="ＭＳ 明朝"/>
        </w:rPr>
      </w:pPr>
      <w:r>
        <w:rPr>
          <w:rFonts w:ascii="ＭＳ 明朝" w:eastAsia="ＭＳ 明朝" w:hAnsi="ＭＳ 明朝" w:hint="eastAsia"/>
        </w:rPr>
        <w:t>・・・</w:t>
      </w:r>
    </w:p>
    <w:p w14:paraId="10EB43A6" w14:textId="0959C68C" w:rsidR="00BF75D5" w:rsidRDefault="00BF75D5" w:rsidP="000C37CF">
      <w:pPr>
        <w:pStyle w:val="a3"/>
        <w:numPr>
          <w:ilvl w:val="2"/>
          <w:numId w:val="2"/>
        </w:numPr>
        <w:ind w:leftChars="0"/>
        <w:rPr>
          <w:rFonts w:ascii="ＭＳ 明朝" w:eastAsia="ＭＳ 明朝" w:hAnsi="ＭＳ 明朝"/>
        </w:rPr>
      </w:pPr>
      <w:r>
        <w:rPr>
          <w:rFonts w:ascii="ＭＳ 明朝" w:eastAsia="ＭＳ 明朝" w:hAnsi="ＭＳ 明朝" w:hint="eastAsia"/>
        </w:rPr>
        <w:t>メンバー</w:t>
      </w:r>
    </w:p>
    <w:p w14:paraId="2A4EFF6D" w14:textId="7C0D000E" w:rsidR="00D40ACC" w:rsidRDefault="00D40ACC" w:rsidP="00D40ACC">
      <w:pPr>
        <w:pStyle w:val="a3"/>
        <w:ind w:leftChars="0" w:left="1008"/>
        <w:rPr>
          <w:rFonts w:ascii="ＭＳ 明朝" w:eastAsia="ＭＳ 明朝" w:hAnsi="ＭＳ 明朝"/>
        </w:rPr>
      </w:pPr>
      <w:r>
        <w:rPr>
          <w:rFonts w:ascii="ＭＳ 明朝" w:eastAsia="ＭＳ 明朝" w:hAnsi="ＭＳ 明朝" w:hint="eastAsia"/>
        </w:rPr>
        <w:lastRenderedPageBreak/>
        <w:t>メンバーは次の役割を担当する。</w:t>
      </w:r>
    </w:p>
    <w:p w14:paraId="2ECF1677" w14:textId="4681571D" w:rsidR="00D40ACC" w:rsidRDefault="00D40ACC" w:rsidP="00D40ACC">
      <w:pPr>
        <w:pStyle w:val="a3"/>
        <w:ind w:leftChars="0" w:left="1008"/>
        <w:rPr>
          <w:rFonts w:ascii="ＭＳ 明朝" w:eastAsia="ＭＳ 明朝" w:hAnsi="ＭＳ 明朝"/>
        </w:rPr>
      </w:pPr>
      <w:r w:rsidRPr="00D40ACC">
        <w:rPr>
          <w:rFonts w:ascii="ＭＳ 明朝" w:eastAsia="ＭＳ 明朝" w:hAnsi="ＭＳ 明朝" w:hint="eastAsia"/>
        </w:rPr>
        <w:t>【※組織図/氏名/役割を記載】</w:t>
      </w:r>
    </w:p>
    <w:p w14:paraId="3E3E5CAE" w14:textId="77777777" w:rsidR="00D40ACC" w:rsidRPr="00D40ACC" w:rsidRDefault="00D40ACC" w:rsidP="00D40ACC">
      <w:pPr>
        <w:pStyle w:val="a3"/>
        <w:ind w:leftChars="0" w:left="1008"/>
        <w:rPr>
          <w:rFonts w:ascii="ＭＳ 明朝" w:eastAsia="ＭＳ 明朝" w:hAnsi="ＭＳ 明朝"/>
        </w:rPr>
      </w:pPr>
    </w:p>
    <w:p w14:paraId="0EB6B7BD" w14:textId="1B1A6577" w:rsidR="00F3503A" w:rsidRDefault="00F3503A" w:rsidP="00F3503A">
      <w:pPr>
        <w:pStyle w:val="a3"/>
        <w:numPr>
          <w:ilvl w:val="1"/>
          <w:numId w:val="2"/>
        </w:numPr>
        <w:ind w:leftChars="0"/>
        <w:rPr>
          <w:rFonts w:ascii="ＭＳ 明朝" w:eastAsia="ＭＳ 明朝" w:hAnsi="ＭＳ 明朝"/>
        </w:rPr>
      </w:pPr>
      <w:r>
        <w:rPr>
          <w:rFonts w:ascii="ＭＳ 明朝" w:eastAsia="ＭＳ 明朝" w:hAnsi="ＭＳ 明朝" w:hint="eastAsia"/>
        </w:rPr>
        <w:t>委託者の作業体制</w:t>
      </w:r>
    </w:p>
    <w:p w14:paraId="75C215C9" w14:textId="5C6FCE00" w:rsidR="00D40ACC" w:rsidRPr="00D40ACC" w:rsidRDefault="00D40ACC" w:rsidP="00D40ACC">
      <w:pPr>
        <w:pStyle w:val="a3"/>
        <w:numPr>
          <w:ilvl w:val="2"/>
          <w:numId w:val="2"/>
        </w:numPr>
        <w:ind w:leftChars="0"/>
        <w:rPr>
          <w:rFonts w:ascii="ＭＳ 明朝" w:eastAsia="ＭＳ 明朝" w:hAnsi="ＭＳ 明朝"/>
        </w:rPr>
      </w:pPr>
      <w:r>
        <w:rPr>
          <w:rFonts w:ascii="ＭＳ 明朝" w:eastAsia="ＭＳ 明朝" w:hAnsi="ＭＳ 明朝" w:hint="eastAsia"/>
        </w:rPr>
        <w:t>委託者</w:t>
      </w:r>
      <w:r w:rsidRPr="00D40ACC">
        <w:rPr>
          <w:rFonts w:ascii="ＭＳ 明朝" w:eastAsia="ＭＳ 明朝" w:hAnsi="ＭＳ 明朝" w:hint="eastAsia"/>
        </w:rPr>
        <w:t>側責任者氏名：</w:t>
      </w:r>
    </w:p>
    <w:p w14:paraId="31CAB4AF" w14:textId="11EF1B33" w:rsidR="00D40ACC" w:rsidRDefault="00D40ACC" w:rsidP="00D40ACC">
      <w:pPr>
        <w:pStyle w:val="a3"/>
        <w:ind w:leftChars="0" w:left="1008"/>
        <w:rPr>
          <w:rFonts w:ascii="ＭＳ 明朝" w:eastAsia="ＭＳ 明朝" w:hAnsi="ＭＳ 明朝"/>
        </w:rPr>
      </w:pPr>
      <w:r>
        <w:rPr>
          <w:rFonts w:ascii="ＭＳ 明朝" w:eastAsia="ＭＳ 明朝" w:hAnsi="ＭＳ 明朝" w:hint="eastAsia"/>
        </w:rPr>
        <w:t>委託者側責任者は次の役割を担当する。</w:t>
      </w:r>
    </w:p>
    <w:p w14:paraId="4882705F" w14:textId="77777777" w:rsidR="00D40ACC" w:rsidRDefault="00D40ACC" w:rsidP="00D40ACC">
      <w:pPr>
        <w:pStyle w:val="a3"/>
        <w:numPr>
          <w:ilvl w:val="0"/>
          <w:numId w:val="4"/>
        </w:numPr>
        <w:ind w:leftChars="0"/>
        <w:rPr>
          <w:rFonts w:ascii="ＭＳ 明朝" w:eastAsia="ＭＳ 明朝" w:hAnsi="ＭＳ 明朝"/>
        </w:rPr>
      </w:pPr>
      <w:r>
        <w:rPr>
          <w:rFonts w:ascii="ＭＳ 明朝" w:eastAsia="ＭＳ 明朝" w:hAnsi="ＭＳ 明朝" w:hint="eastAsia"/>
        </w:rPr>
        <w:t>・・・</w:t>
      </w:r>
    </w:p>
    <w:p w14:paraId="4F1DBB56" w14:textId="77777777" w:rsidR="00D40ACC" w:rsidRDefault="00D40ACC" w:rsidP="00D40ACC">
      <w:pPr>
        <w:pStyle w:val="a3"/>
        <w:numPr>
          <w:ilvl w:val="0"/>
          <w:numId w:val="4"/>
        </w:numPr>
        <w:ind w:leftChars="0"/>
        <w:rPr>
          <w:rFonts w:ascii="ＭＳ 明朝" w:eastAsia="ＭＳ 明朝" w:hAnsi="ＭＳ 明朝"/>
        </w:rPr>
      </w:pPr>
      <w:r>
        <w:rPr>
          <w:rFonts w:ascii="ＭＳ 明朝" w:eastAsia="ＭＳ 明朝" w:hAnsi="ＭＳ 明朝" w:hint="eastAsia"/>
        </w:rPr>
        <w:t>・・・</w:t>
      </w:r>
    </w:p>
    <w:p w14:paraId="42A8AF61" w14:textId="77777777" w:rsidR="00D40ACC" w:rsidRDefault="00D40ACC" w:rsidP="00D40ACC">
      <w:pPr>
        <w:pStyle w:val="a3"/>
        <w:numPr>
          <w:ilvl w:val="2"/>
          <w:numId w:val="2"/>
        </w:numPr>
        <w:ind w:leftChars="0"/>
        <w:rPr>
          <w:rFonts w:ascii="ＭＳ 明朝" w:eastAsia="ＭＳ 明朝" w:hAnsi="ＭＳ 明朝"/>
        </w:rPr>
      </w:pPr>
      <w:r>
        <w:rPr>
          <w:rFonts w:ascii="ＭＳ 明朝" w:eastAsia="ＭＳ 明朝" w:hAnsi="ＭＳ 明朝" w:hint="eastAsia"/>
        </w:rPr>
        <w:t>メンバー</w:t>
      </w:r>
    </w:p>
    <w:p w14:paraId="5C5CED9C" w14:textId="77777777" w:rsidR="00D40ACC" w:rsidRDefault="00D40ACC" w:rsidP="00D40ACC">
      <w:pPr>
        <w:pStyle w:val="a3"/>
        <w:ind w:leftChars="0" w:left="1008"/>
        <w:rPr>
          <w:rFonts w:ascii="ＭＳ 明朝" w:eastAsia="ＭＳ 明朝" w:hAnsi="ＭＳ 明朝"/>
        </w:rPr>
      </w:pPr>
      <w:r>
        <w:rPr>
          <w:rFonts w:ascii="ＭＳ 明朝" w:eastAsia="ＭＳ 明朝" w:hAnsi="ＭＳ 明朝" w:hint="eastAsia"/>
        </w:rPr>
        <w:t>メンバーは次の役割を担当する。</w:t>
      </w:r>
    </w:p>
    <w:p w14:paraId="74145D8C" w14:textId="77777777" w:rsidR="00D40ACC" w:rsidRDefault="00D40ACC" w:rsidP="00D40ACC">
      <w:pPr>
        <w:pStyle w:val="a3"/>
        <w:ind w:leftChars="0" w:left="1008"/>
        <w:rPr>
          <w:rFonts w:ascii="ＭＳ 明朝" w:eastAsia="ＭＳ 明朝" w:hAnsi="ＭＳ 明朝"/>
        </w:rPr>
      </w:pPr>
      <w:r w:rsidRPr="00D40ACC">
        <w:rPr>
          <w:rFonts w:ascii="ＭＳ 明朝" w:eastAsia="ＭＳ 明朝" w:hAnsi="ＭＳ 明朝" w:hint="eastAsia"/>
        </w:rPr>
        <w:t>【※組織図/氏名/役割を記載】</w:t>
      </w:r>
    </w:p>
    <w:p w14:paraId="6C3CDB9D" w14:textId="77777777" w:rsidR="00D40ACC" w:rsidRPr="00D40ACC" w:rsidRDefault="00D40ACC" w:rsidP="00D40ACC">
      <w:pPr>
        <w:pStyle w:val="a3"/>
        <w:ind w:leftChars="0" w:left="582"/>
        <w:rPr>
          <w:rFonts w:ascii="ＭＳ 明朝" w:eastAsia="ＭＳ 明朝" w:hAnsi="ＭＳ 明朝"/>
        </w:rPr>
      </w:pPr>
    </w:p>
    <w:p w14:paraId="364CE1D7" w14:textId="03748F54" w:rsidR="008C5F74" w:rsidRDefault="008C5F74" w:rsidP="00AC159A">
      <w:pPr>
        <w:pStyle w:val="a3"/>
        <w:numPr>
          <w:ilvl w:val="0"/>
          <w:numId w:val="2"/>
        </w:numPr>
        <w:ind w:leftChars="0"/>
        <w:rPr>
          <w:rFonts w:ascii="ＭＳ 明朝" w:eastAsia="ＭＳ 明朝" w:hAnsi="ＭＳ 明朝"/>
        </w:rPr>
      </w:pPr>
      <w:r>
        <w:rPr>
          <w:rFonts w:ascii="ＭＳ 明朝" w:eastAsia="ＭＳ 明朝" w:hAnsi="ＭＳ 明朝" w:hint="eastAsia"/>
        </w:rPr>
        <w:t>具体的作業内容（範囲、仕様等）</w:t>
      </w:r>
    </w:p>
    <w:p w14:paraId="035A923F" w14:textId="2D372BAD" w:rsidR="00C25AE4" w:rsidRDefault="00C25AE4" w:rsidP="00C25AE4">
      <w:pPr>
        <w:pStyle w:val="a3"/>
        <w:numPr>
          <w:ilvl w:val="1"/>
          <w:numId w:val="2"/>
        </w:numPr>
        <w:ind w:leftChars="0"/>
        <w:rPr>
          <w:rFonts w:ascii="ＭＳ 明朝" w:eastAsia="ＭＳ 明朝" w:hAnsi="ＭＳ 明朝"/>
        </w:rPr>
      </w:pPr>
      <w:r>
        <w:rPr>
          <w:rFonts w:ascii="ＭＳ 明朝" w:eastAsia="ＭＳ 明朝" w:hAnsi="ＭＳ 明朝" w:hint="eastAsia"/>
        </w:rPr>
        <w:t>受託者の担当作業</w:t>
      </w:r>
    </w:p>
    <w:p w14:paraId="09F8BF61" w14:textId="63C54189" w:rsidR="00C25AE4" w:rsidRDefault="00C25AE4" w:rsidP="00C25AE4">
      <w:pPr>
        <w:pStyle w:val="a3"/>
        <w:numPr>
          <w:ilvl w:val="1"/>
          <w:numId w:val="2"/>
        </w:numPr>
        <w:ind w:leftChars="0"/>
        <w:rPr>
          <w:rFonts w:ascii="ＭＳ 明朝" w:eastAsia="ＭＳ 明朝" w:hAnsi="ＭＳ 明朝"/>
        </w:rPr>
      </w:pPr>
      <w:r>
        <w:rPr>
          <w:rFonts w:ascii="ＭＳ 明朝" w:eastAsia="ＭＳ 明朝" w:hAnsi="ＭＳ 明朝" w:hint="eastAsia"/>
        </w:rPr>
        <w:t>委託者の担当作業</w:t>
      </w:r>
    </w:p>
    <w:p w14:paraId="62D1DDF6" w14:textId="77777777" w:rsidR="00C25AE4" w:rsidRPr="00C25AE4" w:rsidRDefault="00C25AE4" w:rsidP="00C25AE4">
      <w:pPr>
        <w:rPr>
          <w:rFonts w:ascii="ＭＳ 明朝" w:eastAsia="ＭＳ 明朝" w:hAnsi="ＭＳ 明朝"/>
        </w:rPr>
      </w:pPr>
    </w:p>
    <w:p w14:paraId="3F89FC0F" w14:textId="50905BBB" w:rsidR="008C5F74" w:rsidRDefault="008C5F74" w:rsidP="00AC159A">
      <w:pPr>
        <w:pStyle w:val="a3"/>
        <w:numPr>
          <w:ilvl w:val="0"/>
          <w:numId w:val="2"/>
        </w:numPr>
        <w:ind w:leftChars="0"/>
        <w:rPr>
          <w:rFonts w:ascii="ＭＳ 明朝" w:eastAsia="ＭＳ 明朝" w:hAnsi="ＭＳ 明朝"/>
        </w:rPr>
      </w:pPr>
      <w:r>
        <w:rPr>
          <w:rFonts w:ascii="ＭＳ 明朝" w:eastAsia="ＭＳ 明朝" w:hAnsi="ＭＳ 明朝" w:hint="eastAsia"/>
        </w:rPr>
        <w:t>連絡協議会</w:t>
      </w:r>
    </w:p>
    <w:p w14:paraId="241BA1B9" w14:textId="7C52E0FA" w:rsidR="00C25AE4" w:rsidRDefault="00C25AE4" w:rsidP="00C25AE4">
      <w:pPr>
        <w:pStyle w:val="a3"/>
        <w:numPr>
          <w:ilvl w:val="1"/>
          <w:numId w:val="2"/>
        </w:numPr>
        <w:ind w:leftChars="0"/>
        <w:rPr>
          <w:rFonts w:ascii="ＭＳ 明朝" w:eastAsia="ＭＳ 明朝" w:hAnsi="ＭＳ 明朝"/>
        </w:rPr>
      </w:pPr>
      <w:r>
        <w:rPr>
          <w:rFonts w:ascii="ＭＳ 明朝" w:eastAsia="ＭＳ 明朝" w:hAnsi="ＭＳ 明朝" w:hint="eastAsia"/>
        </w:rPr>
        <w:t>開催予定頻度：</w:t>
      </w:r>
    </w:p>
    <w:p w14:paraId="646DEAB8" w14:textId="52B12A6D" w:rsidR="00C25AE4" w:rsidRDefault="00C25AE4" w:rsidP="00C25AE4">
      <w:pPr>
        <w:pStyle w:val="a3"/>
        <w:numPr>
          <w:ilvl w:val="1"/>
          <w:numId w:val="2"/>
        </w:numPr>
        <w:ind w:leftChars="0"/>
        <w:rPr>
          <w:rFonts w:ascii="ＭＳ 明朝" w:eastAsia="ＭＳ 明朝" w:hAnsi="ＭＳ 明朝"/>
        </w:rPr>
      </w:pPr>
      <w:r>
        <w:rPr>
          <w:rFonts w:ascii="ＭＳ 明朝" w:eastAsia="ＭＳ 明朝" w:hAnsi="ＭＳ 明朝" w:hint="eastAsia"/>
        </w:rPr>
        <w:t>場所：</w:t>
      </w:r>
    </w:p>
    <w:p w14:paraId="597CFF78" w14:textId="77777777" w:rsidR="00C25AE4" w:rsidRPr="00C25AE4" w:rsidRDefault="00C25AE4" w:rsidP="00C25AE4">
      <w:pPr>
        <w:ind w:left="142"/>
        <w:rPr>
          <w:rFonts w:ascii="ＭＳ 明朝" w:eastAsia="ＭＳ 明朝" w:hAnsi="ＭＳ 明朝"/>
        </w:rPr>
      </w:pPr>
    </w:p>
    <w:p w14:paraId="29509E5D" w14:textId="5F4BC35E" w:rsidR="00C25AE4" w:rsidRDefault="008C5F74" w:rsidP="00C25AE4">
      <w:pPr>
        <w:pStyle w:val="a3"/>
        <w:numPr>
          <w:ilvl w:val="0"/>
          <w:numId w:val="2"/>
        </w:numPr>
        <w:ind w:leftChars="0"/>
        <w:rPr>
          <w:rFonts w:ascii="ＭＳ 明朝" w:eastAsia="ＭＳ 明朝" w:hAnsi="ＭＳ 明朝"/>
        </w:rPr>
      </w:pPr>
      <w:r>
        <w:rPr>
          <w:rFonts w:ascii="ＭＳ 明朝" w:eastAsia="ＭＳ 明朝" w:hAnsi="ＭＳ 明朝" w:hint="eastAsia"/>
        </w:rPr>
        <w:t>作業期間</w:t>
      </w:r>
    </w:p>
    <w:p w14:paraId="345B4D64" w14:textId="6E846984" w:rsidR="00C25AE4" w:rsidRDefault="00683DBF" w:rsidP="00C25AE4">
      <w:pPr>
        <w:pStyle w:val="a3"/>
        <w:ind w:leftChars="0" w:left="440"/>
        <w:rPr>
          <w:rFonts w:ascii="ＭＳ 明朝" w:eastAsia="ＭＳ 明朝" w:hAnsi="ＭＳ 明朝"/>
        </w:rPr>
      </w:pPr>
      <w:r w:rsidRPr="00683DBF">
        <w:rPr>
          <w:rFonts w:ascii="ＭＳ 明朝" w:eastAsia="ＭＳ 明朝" w:hAnsi="ＭＳ 明朝" w:hint="eastAsia"/>
        </w:rPr>
        <w:t>●●年●●月●●日～●●年●●月●●日</w:t>
      </w:r>
    </w:p>
    <w:p w14:paraId="71E93C6D" w14:textId="77777777" w:rsidR="00683DBF" w:rsidRPr="00683DBF" w:rsidRDefault="00683DBF" w:rsidP="00683DBF">
      <w:pPr>
        <w:rPr>
          <w:rFonts w:ascii="ＭＳ 明朝" w:eastAsia="ＭＳ 明朝" w:hAnsi="ＭＳ 明朝"/>
        </w:rPr>
      </w:pPr>
    </w:p>
    <w:p w14:paraId="51737DF1" w14:textId="4AE2D46A" w:rsidR="004348B0" w:rsidRDefault="004348B0" w:rsidP="00AC159A">
      <w:pPr>
        <w:pStyle w:val="a3"/>
        <w:numPr>
          <w:ilvl w:val="0"/>
          <w:numId w:val="2"/>
        </w:numPr>
        <w:ind w:leftChars="0"/>
        <w:rPr>
          <w:rFonts w:ascii="ＭＳ 明朝" w:eastAsia="ＭＳ 明朝" w:hAnsi="ＭＳ 明朝"/>
        </w:rPr>
      </w:pPr>
      <w:r>
        <w:rPr>
          <w:rFonts w:ascii="ＭＳ 明朝" w:eastAsia="ＭＳ 明朝" w:hAnsi="ＭＳ 明朝" w:hint="eastAsia"/>
        </w:rPr>
        <w:t>受託者が委託者の委託に基づき開発支援</w:t>
      </w:r>
      <w:r w:rsidR="0027741C">
        <w:rPr>
          <w:rFonts w:ascii="ＭＳ 明朝" w:eastAsia="ＭＳ 明朝" w:hAnsi="ＭＳ 明朝" w:hint="eastAsia"/>
        </w:rPr>
        <w:t>を行う成果物の明細</w:t>
      </w:r>
    </w:p>
    <w:p w14:paraId="29818BD0" w14:textId="6D23B8DC" w:rsidR="0027741C" w:rsidRDefault="0027741C" w:rsidP="0027741C">
      <w:pPr>
        <w:pStyle w:val="a3"/>
        <w:ind w:leftChars="0" w:left="440"/>
        <w:rPr>
          <w:rFonts w:ascii="ＭＳ 明朝" w:eastAsia="ＭＳ 明朝" w:hAnsi="ＭＳ 明朝"/>
        </w:rPr>
      </w:pPr>
      <w:r>
        <w:rPr>
          <w:rFonts w:ascii="ＭＳ 明朝" w:eastAsia="ＭＳ 明朝" w:hAnsi="ＭＳ 明朝" w:hint="eastAsia"/>
        </w:rPr>
        <w:t>（例）該当するものに○をつける</w:t>
      </w:r>
    </w:p>
    <w:tbl>
      <w:tblPr>
        <w:tblStyle w:val="a9"/>
        <w:tblW w:w="0" w:type="auto"/>
        <w:tblInd w:w="440" w:type="dxa"/>
        <w:tblLook w:val="04A0" w:firstRow="1" w:lastRow="0" w:firstColumn="1" w:lastColumn="0" w:noHBand="0" w:noVBand="1"/>
      </w:tblPr>
      <w:tblGrid>
        <w:gridCol w:w="406"/>
        <w:gridCol w:w="2126"/>
        <w:gridCol w:w="1134"/>
        <w:gridCol w:w="4388"/>
      </w:tblGrid>
      <w:tr w:rsidR="0027741C" w14:paraId="7D4CE9B8" w14:textId="77777777" w:rsidTr="00DE7261">
        <w:tc>
          <w:tcPr>
            <w:tcW w:w="406" w:type="dxa"/>
          </w:tcPr>
          <w:p w14:paraId="4E07A227" w14:textId="77777777" w:rsidR="0027741C" w:rsidRDefault="0027741C" w:rsidP="0027741C">
            <w:pPr>
              <w:pStyle w:val="a3"/>
              <w:ind w:leftChars="0" w:left="0"/>
              <w:rPr>
                <w:rFonts w:ascii="ＭＳ 明朝" w:eastAsia="ＭＳ 明朝" w:hAnsi="ＭＳ 明朝"/>
              </w:rPr>
            </w:pPr>
          </w:p>
        </w:tc>
        <w:tc>
          <w:tcPr>
            <w:tcW w:w="2126" w:type="dxa"/>
          </w:tcPr>
          <w:p w14:paraId="15E49E84" w14:textId="1A693997" w:rsidR="0027741C" w:rsidRDefault="0027741C" w:rsidP="00DE7261">
            <w:pPr>
              <w:pStyle w:val="a3"/>
              <w:ind w:leftChars="0" w:left="0"/>
              <w:jc w:val="center"/>
              <w:rPr>
                <w:rFonts w:ascii="ＭＳ 明朝" w:eastAsia="ＭＳ 明朝" w:hAnsi="ＭＳ 明朝"/>
              </w:rPr>
            </w:pPr>
            <w:r>
              <w:rPr>
                <w:rFonts w:ascii="ＭＳ 明朝" w:eastAsia="ＭＳ 明朝" w:hAnsi="ＭＳ 明朝" w:hint="eastAsia"/>
              </w:rPr>
              <w:t>対象物</w:t>
            </w:r>
          </w:p>
        </w:tc>
        <w:tc>
          <w:tcPr>
            <w:tcW w:w="1134" w:type="dxa"/>
          </w:tcPr>
          <w:p w14:paraId="7EA1FA74" w14:textId="701DE11C" w:rsidR="0027741C" w:rsidRDefault="0027741C" w:rsidP="00DE7261">
            <w:pPr>
              <w:pStyle w:val="a3"/>
              <w:ind w:leftChars="0" w:left="0"/>
              <w:jc w:val="center"/>
              <w:rPr>
                <w:rFonts w:ascii="ＭＳ 明朝" w:eastAsia="ＭＳ 明朝" w:hAnsi="ＭＳ 明朝"/>
              </w:rPr>
            </w:pPr>
            <w:r>
              <w:rPr>
                <w:rFonts w:ascii="ＭＳ 明朝" w:eastAsia="ＭＳ 明朝" w:hAnsi="ＭＳ 明朝" w:hint="eastAsia"/>
              </w:rPr>
              <w:t>納品有無</w:t>
            </w:r>
          </w:p>
        </w:tc>
        <w:tc>
          <w:tcPr>
            <w:tcW w:w="4388" w:type="dxa"/>
          </w:tcPr>
          <w:p w14:paraId="27121F71" w14:textId="56B19469" w:rsidR="0027741C" w:rsidRDefault="0027741C" w:rsidP="00DE7261">
            <w:pPr>
              <w:pStyle w:val="a3"/>
              <w:ind w:leftChars="0" w:left="0"/>
              <w:jc w:val="center"/>
              <w:rPr>
                <w:rFonts w:ascii="ＭＳ 明朝" w:eastAsia="ＭＳ 明朝" w:hAnsi="ＭＳ 明朝"/>
              </w:rPr>
            </w:pPr>
            <w:r>
              <w:rPr>
                <w:rFonts w:ascii="ＭＳ 明朝" w:eastAsia="ＭＳ 明朝" w:hAnsi="ＭＳ 明朝" w:hint="eastAsia"/>
              </w:rPr>
              <w:t>納品形態　※</w:t>
            </w:r>
          </w:p>
        </w:tc>
      </w:tr>
      <w:tr w:rsidR="0027741C" w14:paraId="7BDA99E4" w14:textId="77777777" w:rsidTr="00DE7261">
        <w:tc>
          <w:tcPr>
            <w:tcW w:w="406" w:type="dxa"/>
          </w:tcPr>
          <w:p w14:paraId="0AAF367A" w14:textId="77777777" w:rsidR="0027741C" w:rsidRDefault="0027741C" w:rsidP="0027741C">
            <w:pPr>
              <w:pStyle w:val="a3"/>
              <w:ind w:leftChars="0" w:left="0"/>
              <w:rPr>
                <w:rFonts w:ascii="ＭＳ 明朝" w:eastAsia="ＭＳ 明朝" w:hAnsi="ＭＳ 明朝"/>
              </w:rPr>
            </w:pPr>
          </w:p>
        </w:tc>
        <w:tc>
          <w:tcPr>
            <w:tcW w:w="2126" w:type="dxa"/>
          </w:tcPr>
          <w:p w14:paraId="7EC998E5" w14:textId="229A5863" w:rsidR="0027741C" w:rsidRDefault="00DE7261" w:rsidP="0027741C">
            <w:pPr>
              <w:pStyle w:val="a3"/>
              <w:ind w:leftChars="0" w:left="0"/>
              <w:rPr>
                <w:rFonts w:ascii="ＭＳ 明朝" w:eastAsia="ＭＳ 明朝" w:hAnsi="ＭＳ 明朝"/>
              </w:rPr>
            </w:pPr>
            <w:r>
              <w:rPr>
                <w:rFonts w:ascii="ＭＳ 明朝" w:eastAsia="ＭＳ 明朝" w:hAnsi="ＭＳ 明朝" w:hint="eastAsia"/>
              </w:rPr>
              <w:t>学習用データセット</w:t>
            </w:r>
          </w:p>
        </w:tc>
        <w:tc>
          <w:tcPr>
            <w:tcW w:w="1134" w:type="dxa"/>
          </w:tcPr>
          <w:p w14:paraId="16FB7A56" w14:textId="77777777" w:rsidR="0027741C" w:rsidRDefault="0027741C" w:rsidP="0027741C">
            <w:pPr>
              <w:pStyle w:val="a3"/>
              <w:ind w:leftChars="0" w:left="0"/>
              <w:rPr>
                <w:rFonts w:ascii="ＭＳ 明朝" w:eastAsia="ＭＳ 明朝" w:hAnsi="ＭＳ 明朝"/>
              </w:rPr>
            </w:pPr>
          </w:p>
        </w:tc>
        <w:tc>
          <w:tcPr>
            <w:tcW w:w="4388" w:type="dxa"/>
          </w:tcPr>
          <w:p w14:paraId="4890F382" w14:textId="77777777" w:rsidR="0027741C" w:rsidRDefault="0027741C" w:rsidP="0027741C">
            <w:pPr>
              <w:pStyle w:val="a3"/>
              <w:ind w:leftChars="0" w:left="0"/>
              <w:rPr>
                <w:rFonts w:ascii="ＭＳ 明朝" w:eastAsia="ＭＳ 明朝" w:hAnsi="ＭＳ 明朝"/>
              </w:rPr>
            </w:pPr>
          </w:p>
        </w:tc>
      </w:tr>
      <w:tr w:rsidR="0027741C" w14:paraId="459FA8A9" w14:textId="77777777" w:rsidTr="00DE7261">
        <w:tc>
          <w:tcPr>
            <w:tcW w:w="406" w:type="dxa"/>
          </w:tcPr>
          <w:p w14:paraId="0C4EAD9A" w14:textId="77777777" w:rsidR="0027741C" w:rsidRDefault="0027741C" w:rsidP="0027741C">
            <w:pPr>
              <w:pStyle w:val="a3"/>
              <w:ind w:leftChars="0" w:left="0"/>
              <w:rPr>
                <w:rFonts w:ascii="ＭＳ 明朝" w:eastAsia="ＭＳ 明朝" w:hAnsi="ＭＳ 明朝"/>
              </w:rPr>
            </w:pPr>
          </w:p>
        </w:tc>
        <w:tc>
          <w:tcPr>
            <w:tcW w:w="2126" w:type="dxa"/>
          </w:tcPr>
          <w:p w14:paraId="4166A478" w14:textId="789B872B" w:rsidR="0027741C" w:rsidRDefault="00DE7261" w:rsidP="0027741C">
            <w:pPr>
              <w:pStyle w:val="a3"/>
              <w:ind w:leftChars="0" w:left="0"/>
              <w:rPr>
                <w:rFonts w:ascii="ＭＳ 明朝" w:eastAsia="ＭＳ 明朝" w:hAnsi="ＭＳ 明朝"/>
              </w:rPr>
            </w:pPr>
            <w:r>
              <w:rPr>
                <w:rFonts w:ascii="ＭＳ 明朝" w:eastAsia="ＭＳ 明朝" w:hAnsi="ＭＳ 明朝" w:hint="eastAsia"/>
              </w:rPr>
              <w:t>学習用プログラム</w:t>
            </w:r>
          </w:p>
        </w:tc>
        <w:tc>
          <w:tcPr>
            <w:tcW w:w="1134" w:type="dxa"/>
          </w:tcPr>
          <w:p w14:paraId="19C059ED" w14:textId="77777777" w:rsidR="0027741C" w:rsidRDefault="0027741C" w:rsidP="0027741C">
            <w:pPr>
              <w:pStyle w:val="a3"/>
              <w:ind w:leftChars="0" w:left="0"/>
              <w:rPr>
                <w:rFonts w:ascii="ＭＳ 明朝" w:eastAsia="ＭＳ 明朝" w:hAnsi="ＭＳ 明朝"/>
              </w:rPr>
            </w:pPr>
          </w:p>
        </w:tc>
        <w:tc>
          <w:tcPr>
            <w:tcW w:w="4388" w:type="dxa"/>
          </w:tcPr>
          <w:p w14:paraId="034693C5" w14:textId="77777777" w:rsidR="0027741C" w:rsidRDefault="0027741C" w:rsidP="0027741C">
            <w:pPr>
              <w:pStyle w:val="a3"/>
              <w:ind w:leftChars="0" w:left="0"/>
              <w:rPr>
                <w:rFonts w:ascii="ＭＳ 明朝" w:eastAsia="ＭＳ 明朝" w:hAnsi="ＭＳ 明朝"/>
              </w:rPr>
            </w:pPr>
          </w:p>
        </w:tc>
      </w:tr>
      <w:tr w:rsidR="0027741C" w14:paraId="189986AF" w14:textId="77777777" w:rsidTr="00DE7261">
        <w:tc>
          <w:tcPr>
            <w:tcW w:w="406" w:type="dxa"/>
          </w:tcPr>
          <w:p w14:paraId="191628CD" w14:textId="77777777" w:rsidR="0027741C" w:rsidRDefault="0027741C" w:rsidP="0027741C">
            <w:pPr>
              <w:pStyle w:val="a3"/>
              <w:ind w:leftChars="0" w:left="0"/>
              <w:rPr>
                <w:rFonts w:ascii="ＭＳ 明朝" w:eastAsia="ＭＳ 明朝" w:hAnsi="ＭＳ 明朝"/>
              </w:rPr>
            </w:pPr>
          </w:p>
        </w:tc>
        <w:tc>
          <w:tcPr>
            <w:tcW w:w="2126" w:type="dxa"/>
          </w:tcPr>
          <w:p w14:paraId="0227FCF2" w14:textId="55E11CE3" w:rsidR="0027741C" w:rsidRDefault="00DE7261" w:rsidP="0027741C">
            <w:pPr>
              <w:pStyle w:val="a3"/>
              <w:ind w:leftChars="0" w:left="0"/>
              <w:rPr>
                <w:rFonts w:ascii="ＭＳ 明朝" w:eastAsia="ＭＳ 明朝" w:hAnsi="ＭＳ 明朝"/>
              </w:rPr>
            </w:pPr>
            <w:r>
              <w:rPr>
                <w:rFonts w:ascii="ＭＳ 明朝" w:eastAsia="ＭＳ 明朝" w:hAnsi="ＭＳ 明朝" w:hint="eastAsia"/>
              </w:rPr>
              <w:t>学習済みモデル</w:t>
            </w:r>
          </w:p>
        </w:tc>
        <w:tc>
          <w:tcPr>
            <w:tcW w:w="1134" w:type="dxa"/>
          </w:tcPr>
          <w:p w14:paraId="531F736E" w14:textId="77777777" w:rsidR="0027741C" w:rsidRDefault="0027741C" w:rsidP="0027741C">
            <w:pPr>
              <w:pStyle w:val="a3"/>
              <w:ind w:leftChars="0" w:left="0"/>
              <w:rPr>
                <w:rFonts w:ascii="ＭＳ 明朝" w:eastAsia="ＭＳ 明朝" w:hAnsi="ＭＳ 明朝"/>
              </w:rPr>
            </w:pPr>
          </w:p>
        </w:tc>
        <w:tc>
          <w:tcPr>
            <w:tcW w:w="4388" w:type="dxa"/>
          </w:tcPr>
          <w:p w14:paraId="789C208C" w14:textId="77777777" w:rsidR="0027741C" w:rsidRDefault="0027741C" w:rsidP="0027741C">
            <w:pPr>
              <w:pStyle w:val="a3"/>
              <w:ind w:leftChars="0" w:left="0"/>
              <w:rPr>
                <w:rFonts w:ascii="ＭＳ 明朝" w:eastAsia="ＭＳ 明朝" w:hAnsi="ＭＳ 明朝"/>
              </w:rPr>
            </w:pPr>
          </w:p>
        </w:tc>
      </w:tr>
    </w:tbl>
    <w:p w14:paraId="23F13EF6" w14:textId="4AFF847F" w:rsidR="0027741C" w:rsidRDefault="0027741C" w:rsidP="0027741C">
      <w:pPr>
        <w:pStyle w:val="a3"/>
        <w:ind w:leftChars="0" w:left="440"/>
        <w:rPr>
          <w:rFonts w:ascii="ＭＳ 明朝" w:eastAsia="ＭＳ 明朝" w:hAnsi="ＭＳ 明朝"/>
        </w:rPr>
      </w:pPr>
      <w:r>
        <w:rPr>
          <w:rFonts w:ascii="ＭＳ 明朝" w:eastAsia="ＭＳ 明朝" w:hAnsi="ＭＳ 明朝" w:hint="eastAsia"/>
        </w:rPr>
        <w:t>※データの場合はデータ形式、プログラムの場合はソースコード・バイナリコード等</w:t>
      </w:r>
    </w:p>
    <w:p w14:paraId="43B14A3A" w14:textId="77777777" w:rsidR="00DE7261" w:rsidRDefault="00DE7261" w:rsidP="0027741C">
      <w:pPr>
        <w:pStyle w:val="a3"/>
        <w:ind w:leftChars="0" w:left="440"/>
        <w:rPr>
          <w:rFonts w:ascii="ＭＳ 明朝" w:eastAsia="ＭＳ 明朝" w:hAnsi="ＭＳ 明朝"/>
        </w:rPr>
      </w:pPr>
    </w:p>
    <w:p w14:paraId="08C91773" w14:textId="44ECF4AE" w:rsidR="006F12C7" w:rsidRDefault="006F12C7" w:rsidP="00AC159A">
      <w:pPr>
        <w:pStyle w:val="a3"/>
        <w:numPr>
          <w:ilvl w:val="0"/>
          <w:numId w:val="2"/>
        </w:numPr>
        <w:ind w:leftChars="0"/>
        <w:rPr>
          <w:rFonts w:ascii="ＭＳ 明朝" w:eastAsia="ＭＳ 明朝" w:hAnsi="ＭＳ 明朝"/>
        </w:rPr>
      </w:pPr>
      <w:r>
        <w:rPr>
          <w:rFonts w:ascii="ＭＳ 明朝" w:eastAsia="ＭＳ 明朝" w:hAnsi="ＭＳ 明朝" w:hint="eastAsia"/>
        </w:rPr>
        <w:t>業務の完了</w:t>
      </w:r>
    </w:p>
    <w:p w14:paraId="5EB210EF" w14:textId="52253782" w:rsidR="00683DBF" w:rsidRDefault="00683DBF" w:rsidP="00683DBF">
      <w:pPr>
        <w:pStyle w:val="a3"/>
        <w:numPr>
          <w:ilvl w:val="1"/>
          <w:numId w:val="2"/>
        </w:numPr>
        <w:ind w:leftChars="0"/>
        <w:rPr>
          <w:rFonts w:ascii="ＭＳ 明朝" w:eastAsia="ＭＳ 明朝" w:hAnsi="ＭＳ 明朝"/>
        </w:rPr>
      </w:pPr>
      <w:r>
        <w:rPr>
          <w:rFonts w:ascii="ＭＳ 明朝" w:eastAsia="ＭＳ 明朝" w:hAnsi="ＭＳ 明朝" w:hint="eastAsia"/>
        </w:rPr>
        <w:t>受託者</w:t>
      </w:r>
      <w:r w:rsidRPr="00683DBF">
        <w:rPr>
          <w:rFonts w:ascii="ＭＳ 明朝" w:eastAsia="ＭＳ 明朝" w:hAnsi="ＭＳ 明朝" w:hint="eastAsia"/>
        </w:rPr>
        <w:t>からの成果物提供期限：●年●月●日</w:t>
      </w:r>
    </w:p>
    <w:p w14:paraId="50570C16" w14:textId="5D650B26" w:rsidR="00683DBF" w:rsidRDefault="00683DBF" w:rsidP="00683DBF">
      <w:pPr>
        <w:pStyle w:val="a3"/>
        <w:numPr>
          <w:ilvl w:val="1"/>
          <w:numId w:val="2"/>
        </w:numPr>
        <w:ind w:leftChars="0"/>
        <w:rPr>
          <w:rFonts w:ascii="ＭＳ 明朝" w:eastAsia="ＭＳ 明朝" w:hAnsi="ＭＳ 明朝"/>
        </w:rPr>
      </w:pPr>
      <w:r>
        <w:rPr>
          <w:rFonts w:ascii="ＭＳ 明朝" w:eastAsia="ＭＳ 明朝" w:hAnsi="ＭＳ 明朝" w:hint="eastAsia"/>
        </w:rPr>
        <w:t>委託者</w:t>
      </w:r>
      <w:r w:rsidRPr="00683DBF">
        <w:rPr>
          <w:rFonts w:ascii="ＭＳ 明朝" w:eastAsia="ＭＳ 明朝" w:hAnsi="ＭＳ 明朝" w:hint="eastAsia"/>
        </w:rPr>
        <w:t>による確認期間：成果物提供日から●日間</w:t>
      </w:r>
    </w:p>
    <w:p w14:paraId="4EFB98BE" w14:textId="77777777" w:rsidR="00450AC5" w:rsidRPr="00450AC5" w:rsidRDefault="00450AC5" w:rsidP="00450AC5">
      <w:pPr>
        <w:rPr>
          <w:rFonts w:ascii="ＭＳ 明朝" w:eastAsia="ＭＳ 明朝" w:hAnsi="ＭＳ 明朝"/>
        </w:rPr>
      </w:pPr>
    </w:p>
    <w:p w14:paraId="02B4FE8E" w14:textId="2F192DCA" w:rsidR="006F12C7" w:rsidRDefault="006F12C7" w:rsidP="00AC159A">
      <w:pPr>
        <w:pStyle w:val="a3"/>
        <w:numPr>
          <w:ilvl w:val="0"/>
          <w:numId w:val="2"/>
        </w:numPr>
        <w:ind w:leftChars="0"/>
        <w:rPr>
          <w:rFonts w:ascii="ＭＳ 明朝" w:eastAsia="ＭＳ 明朝" w:hAnsi="ＭＳ 明朝"/>
        </w:rPr>
      </w:pPr>
      <w:r>
        <w:rPr>
          <w:rFonts w:ascii="ＭＳ 明朝" w:eastAsia="ＭＳ 明朝" w:hAnsi="ＭＳ 明朝" w:hint="eastAsia"/>
        </w:rPr>
        <w:t>委託料</w:t>
      </w:r>
    </w:p>
    <w:p w14:paraId="0BA37D57" w14:textId="6BFB9742" w:rsidR="00BA5FEC" w:rsidRDefault="00BA5FEC" w:rsidP="00BA5FEC">
      <w:pPr>
        <w:pStyle w:val="a3"/>
        <w:ind w:leftChars="0" w:left="440"/>
        <w:rPr>
          <w:rFonts w:ascii="ＭＳ 明朝" w:eastAsia="ＭＳ 明朝" w:hAnsi="ＭＳ 明朝"/>
        </w:rPr>
      </w:pPr>
      <w:r>
        <w:rPr>
          <w:rFonts w:ascii="ＭＳ 明朝" w:eastAsia="ＭＳ 明朝" w:hAnsi="ＭＳ 明朝" w:hint="eastAsia"/>
        </w:rPr>
        <w:t>●●円（税込み）</w:t>
      </w:r>
    </w:p>
    <w:p w14:paraId="2BCE8495" w14:textId="77777777" w:rsidR="00450AC5" w:rsidRPr="00450AC5" w:rsidRDefault="00450AC5" w:rsidP="00450AC5">
      <w:pPr>
        <w:rPr>
          <w:rFonts w:ascii="ＭＳ 明朝" w:eastAsia="ＭＳ 明朝" w:hAnsi="ＭＳ 明朝"/>
        </w:rPr>
      </w:pPr>
    </w:p>
    <w:p w14:paraId="5DFDD052" w14:textId="5E465B21" w:rsidR="006F12C7" w:rsidRDefault="006F12C7" w:rsidP="00501CD8">
      <w:pPr>
        <w:pStyle w:val="a3"/>
        <w:numPr>
          <w:ilvl w:val="0"/>
          <w:numId w:val="2"/>
        </w:numPr>
        <w:ind w:leftChars="0"/>
        <w:rPr>
          <w:rFonts w:ascii="ＭＳ 明朝" w:eastAsia="ＭＳ 明朝" w:hAnsi="ＭＳ 明朝"/>
        </w:rPr>
      </w:pPr>
      <w:r>
        <w:rPr>
          <w:rFonts w:ascii="ＭＳ 明朝" w:eastAsia="ＭＳ 明朝" w:hAnsi="ＭＳ 明朝" w:hint="eastAsia"/>
        </w:rPr>
        <w:t>委託料の支払時期・方法</w:t>
      </w:r>
    </w:p>
    <w:p w14:paraId="1FF4EBAC" w14:textId="185FD3D0" w:rsidR="00450AC5" w:rsidRPr="00501CD8" w:rsidRDefault="00450AC5" w:rsidP="00450AC5">
      <w:pPr>
        <w:pStyle w:val="a3"/>
        <w:ind w:leftChars="0" w:left="440"/>
        <w:rPr>
          <w:rFonts w:ascii="ＭＳ 明朝" w:eastAsia="ＭＳ 明朝" w:hAnsi="ＭＳ 明朝"/>
        </w:rPr>
      </w:pPr>
      <w:r w:rsidRPr="00450AC5">
        <w:rPr>
          <w:rFonts w:ascii="ＭＳ 明朝" w:eastAsia="ＭＳ 明朝" w:hAnsi="ＭＳ 明朝"/>
        </w:rPr>
        <w:t>（例）</w:t>
      </w:r>
      <w:r>
        <w:rPr>
          <w:rFonts w:ascii="ＭＳ 明朝" w:eastAsia="ＭＳ 明朝" w:hAnsi="ＭＳ 明朝" w:hint="eastAsia"/>
        </w:rPr>
        <w:t>委託者</w:t>
      </w:r>
      <w:r w:rsidRPr="00450AC5">
        <w:rPr>
          <w:rFonts w:ascii="ＭＳ 明朝" w:eastAsia="ＭＳ 明朝" w:hAnsi="ＭＳ 明朝"/>
        </w:rPr>
        <w:t>が本件業務の確認を完了してから●日以内に</w:t>
      </w:r>
      <w:r>
        <w:rPr>
          <w:rFonts w:ascii="ＭＳ 明朝" w:eastAsia="ＭＳ 明朝" w:hAnsi="ＭＳ 明朝" w:hint="eastAsia"/>
        </w:rPr>
        <w:t>委託者</w:t>
      </w:r>
      <w:r w:rsidRPr="00450AC5">
        <w:rPr>
          <w:rFonts w:ascii="ＭＳ 明朝" w:eastAsia="ＭＳ 明朝" w:hAnsi="ＭＳ 明朝"/>
        </w:rPr>
        <w:t>は委託料を</w:t>
      </w:r>
      <w:r w:rsidR="00FD1DC4">
        <w:rPr>
          <w:rFonts w:ascii="ＭＳ 明朝" w:eastAsia="ＭＳ 明朝" w:hAnsi="ＭＳ 明朝"/>
        </w:rPr>
        <w:t>受託者</w:t>
      </w:r>
      <w:r w:rsidRPr="00450AC5">
        <w:rPr>
          <w:rFonts w:ascii="ＭＳ 明朝" w:eastAsia="ＭＳ 明朝" w:hAnsi="ＭＳ 明朝"/>
        </w:rPr>
        <w:t>指定の銀行口座に振り込み送金の方法により支払う。振込手数料は</w:t>
      </w:r>
      <w:r w:rsidR="00C16D9B">
        <w:rPr>
          <w:rFonts w:ascii="ＭＳ 明朝" w:eastAsia="ＭＳ 明朝" w:hAnsi="ＭＳ 明朝" w:hint="eastAsia"/>
        </w:rPr>
        <w:t>委託者</w:t>
      </w:r>
      <w:r w:rsidRPr="00450AC5">
        <w:rPr>
          <w:rFonts w:ascii="ＭＳ 明朝" w:eastAsia="ＭＳ 明朝" w:hAnsi="ＭＳ 明朝"/>
        </w:rPr>
        <w:t>の負担とする。</w:t>
      </w:r>
    </w:p>
    <w:sectPr w:rsidR="00450AC5" w:rsidRPr="00501CD8">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10" w:date="2024-11-29T16:50:00Z" w:initials="ST10">
    <w:p w14:paraId="3337E1AD" w14:textId="11E94203" w:rsidR="00B13B97" w:rsidRDefault="00133D55" w:rsidP="00B13B97">
      <w:pPr>
        <w:pStyle w:val="a5"/>
      </w:pPr>
      <w:r>
        <w:rPr>
          <w:rStyle w:val="a4"/>
        </w:rPr>
        <w:annotationRef/>
      </w:r>
      <w:r w:rsidR="00B13B97">
        <w:rPr>
          <w:highlight w:val="green"/>
        </w:rPr>
        <w:t>【ST→AIdeaLab様】</w:t>
      </w:r>
    </w:p>
    <w:p w14:paraId="2BE8D5C5" w14:textId="77777777" w:rsidR="00B13B97" w:rsidRDefault="00B13B97" w:rsidP="00B13B97">
      <w:pPr>
        <w:pStyle w:val="a5"/>
      </w:pPr>
      <w:r>
        <w:t>「業務委託が多く再委託はありとしたい」とのことでしたので、書面による事前承諾なしの再委託規定を設けました。</w:t>
      </w:r>
    </w:p>
  </w:comment>
  <w:comment w:id="1" w:author="ST10" w:date="2024-11-29T16:52:00Z" w:initials="ST10">
    <w:p w14:paraId="1AE8CB09" w14:textId="0F89D507" w:rsidR="00202936" w:rsidRPr="00202936" w:rsidRDefault="00133D55" w:rsidP="00133D55">
      <w:pPr>
        <w:pStyle w:val="a5"/>
      </w:pPr>
      <w:r>
        <w:rPr>
          <w:rStyle w:val="a4"/>
        </w:rPr>
        <w:annotationRef/>
      </w:r>
      <w:r w:rsidR="00202936" w:rsidRPr="00133D55">
        <w:rPr>
          <w:rFonts w:hint="eastAsia"/>
          <w:highlight w:val="green"/>
        </w:rPr>
        <w:t>【ST→AIdeaLab様】</w:t>
      </w:r>
    </w:p>
    <w:p w14:paraId="16AF795D" w14:textId="112D55D7" w:rsidR="00133D55" w:rsidRDefault="00202936" w:rsidP="00133D55">
      <w:pPr>
        <w:pStyle w:val="a5"/>
      </w:pPr>
      <w:r>
        <w:rPr>
          <w:rFonts w:hint="eastAsia"/>
        </w:rPr>
        <w:t>「</w:t>
      </w:r>
      <w:r w:rsidR="00133D55" w:rsidRPr="00202936">
        <w:t>検査および引渡しについては、AIのクオリティは問わない文言にしたい</w:t>
      </w:r>
      <w:r>
        <w:rPr>
          <w:rFonts w:hint="eastAsia"/>
        </w:rPr>
        <w:t>」との</w:t>
      </w:r>
      <w:r w:rsidR="00EE0DA3">
        <w:rPr>
          <w:rFonts w:hint="eastAsia"/>
        </w:rPr>
        <w:t>こと</w:t>
      </w:r>
      <w:r>
        <w:rPr>
          <w:rFonts w:hint="eastAsia"/>
        </w:rPr>
        <w:t>でしたが、本契約書は準委任契約として作成しており、準委任契約においては「検査」の規定を設けずにこのような「確認」の規定を設けることが多いです。</w:t>
      </w:r>
    </w:p>
    <w:p w14:paraId="2585B7B4" w14:textId="21FD7D34" w:rsidR="00133D55" w:rsidRDefault="00202936" w:rsidP="00133D55">
      <w:pPr>
        <w:pStyle w:val="a5"/>
      </w:pPr>
      <w:r>
        <w:rPr>
          <w:rFonts w:hint="eastAsia"/>
        </w:rPr>
        <w:t>これにより、成果物の検査を受ける必要はなくなります。</w:t>
      </w:r>
    </w:p>
  </w:comment>
  <w:comment w:id="2" w:author="Senri Yoshikawa" w:date="2025-01-31T17:21:00Z" w:initials="SY">
    <w:p w14:paraId="3ACD7E9C" w14:textId="77777777" w:rsidR="0070189F" w:rsidRDefault="0070189F" w:rsidP="0070189F">
      <w:pPr>
        <w:pStyle w:val="a5"/>
      </w:pPr>
      <w:r>
        <w:rPr>
          <w:rStyle w:val="a4"/>
        </w:rPr>
        <w:annotationRef/>
      </w:r>
      <w:r>
        <w:t>承知しました。</w:t>
      </w:r>
    </w:p>
  </w:comment>
  <w:comment w:id="3" w:author="ST10" w:date="2024-11-29T14:24:00Z" w:initials="ST10">
    <w:p w14:paraId="0CEB6F0E" w14:textId="6890EAA3" w:rsidR="00202936" w:rsidRPr="00202936" w:rsidRDefault="00AE103E" w:rsidP="00202936">
      <w:pPr>
        <w:pStyle w:val="a5"/>
      </w:pPr>
      <w:r>
        <w:rPr>
          <w:rStyle w:val="a4"/>
        </w:rPr>
        <w:annotationRef/>
      </w:r>
      <w:r w:rsidR="00202936" w:rsidRPr="00133D55">
        <w:rPr>
          <w:rFonts w:hint="eastAsia"/>
          <w:highlight w:val="green"/>
        </w:rPr>
        <w:t>【ST→AIdeaLab様】</w:t>
      </w:r>
    </w:p>
    <w:p w14:paraId="3EA55AF8" w14:textId="5AFF3CED" w:rsidR="00AE103E" w:rsidRDefault="00202936" w:rsidP="00202936">
      <w:pPr>
        <w:pStyle w:val="a5"/>
      </w:pPr>
      <w:r>
        <w:rPr>
          <w:rFonts w:hint="eastAsia"/>
        </w:rPr>
        <w:t>「</w:t>
      </w:r>
      <w:r w:rsidR="00F75278">
        <w:rPr>
          <w:rFonts w:hint="eastAsia"/>
        </w:rPr>
        <w:t>機密保持次項は子会社等も含め共有できるようにしたい</w:t>
      </w:r>
      <w:r>
        <w:rPr>
          <w:rFonts w:hint="eastAsia"/>
        </w:rPr>
        <w:t>」との</w:t>
      </w:r>
      <w:r w:rsidR="00F75278">
        <w:rPr>
          <w:rFonts w:hint="eastAsia"/>
        </w:rPr>
        <w:t>ことでしたので、子会社を開示可能対象に含めております。</w:t>
      </w:r>
    </w:p>
  </w:comment>
  <w:comment w:id="4" w:author="Senri Yoshikawa" w:date="2025-01-31T17:22:00Z" w:initials="SY">
    <w:p w14:paraId="3F27FCB7" w14:textId="77777777" w:rsidR="0070189F" w:rsidRDefault="0070189F" w:rsidP="0070189F">
      <w:pPr>
        <w:pStyle w:val="a5"/>
      </w:pPr>
      <w:r>
        <w:rPr>
          <w:rStyle w:val="a4"/>
        </w:rPr>
        <w:annotationRef/>
      </w:r>
      <w:r>
        <w:t>承知しました。</w:t>
      </w:r>
    </w:p>
  </w:comment>
  <w:comment w:id="5" w:author="ST10" w:date="2024-11-29T17:14:00Z" w:initials="ST10">
    <w:p w14:paraId="2C82D93C" w14:textId="3BCA78E6" w:rsidR="00F75278" w:rsidRDefault="00F75278" w:rsidP="00F75278">
      <w:pPr>
        <w:pStyle w:val="a5"/>
      </w:pPr>
      <w:r>
        <w:rPr>
          <w:rStyle w:val="a4"/>
        </w:rPr>
        <w:annotationRef/>
      </w:r>
      <w:r w:rsidRPr="00F75278">
        <w:rPr>
          <w:rFonts w:hint="eastAsia"/>
          <w:highlight w:val="green"/>
        </w:rPr>
        <w:t>【ST→AIdeaLab様】</w:t>
      </w:r>
    </w:p>
    <w:p w14:paraId="65110A99" w14:textId="39817E78" w:rsidR="00F75278" w:rsidRDefault="00F75278" w:rsidP="00F75278">
      <w:pPr>
        <w:pStyle w:val="a5"/>
      </w:pPr>
      <w:r>
        <w:rPr>
          <w:rFonts w:hint="eastAsia"/>
        </w:rPr>
        <w:t>さしあたり1年間としました。</w:t>
      </w:r>
    </w:p>
  </w:comment>
  <w:comment w:id="6" w:author="ST10" w:date="2024-11-29T17:16:00Z" w:initials="ST10">
    <w:p w14:paraId="6614F65E" w14:textId="2BF1099F" w:rsidR="00F75278" w:rsidRDefault="00F75278" w:rsidP="00F75278">
      <w:pPr>
        <w:pStyle w:val="a5"/>
      </w:pPr>
      <w:r>
        <w:rPr>
          <w:rStyle w:val="a4"/>
        </w:rPr>
        <w:annotationRef/>
      </w:r>
      <w:r w:rsidRPr="00F75278">
        <w:rPr>
          <w:rFonts w:hint="eastAsia"/>
          <w:highlight w:val="green"/>
        </w:rPr>
        <w:t>【ST→AIdeaLab様】</w:t>
      </w:r>
    </w:p>
    <w:p w14:paraId="0E570D7D" w14:textId="4654EEE8" w:rsidR="00F75278" w:rsidRDefault="00F75278" w:rsidP="00F75278">
      <w:pPr>
        <w:pStyle w:val="a5"/>
      </w:pPr>
      <w:r>
        <w:rPr>
          <w:rFonts w:hint="eastAsia"/>
        </w:rPr>
        <w:t>秘密情報であるかどうかを早い段階で明確にするという観点からさしあたり3日としましたが、御社において書面による内容特定を3日以内に実施することが難しい等のご事情がございましたら、柔軟に変更いたします。</w:t>
      </w:r>
    </w:p>
  </w:comment>
  <w:comment w:id="7" w:author="ST10" w:date="2024-11-29T17:18:00Z" w:initials="ST10">
    <w:p w14:paraId="449EFF9C" w14:textId="77777777" w:rsidR="00F75278" w:rsidRDefault="00F75278" w:rsidP="00F75278">
      <w:pPr>
        <w:pStyle w:val="a5"/>
      </w:pPr>
      <w:r>
        <w:rPr>
          <w:rStyle w:val="a4"/>
        </w:rPr>
        <w:annotationRef/>
      </w:r>
      <w:r w:rsidRPr="00F75278">
        <w:rPr>
          <w:rFonts w:hint="eastAsia"/>
          <w:highlight w:val="green"/>
        </w:rPr>
        <w:t>【ST→AIdeaLab様】</w:t>
      </w:r>
    </w:p>
    <w:p w14:paraId="2393FE23" w14:textId="22C0E3E2" w:rsidR="00F75278" w:rsidRDefault="00F75278" w:rsidP="00F75278">
      <w:pPr>
        <w:pStyle w:val="a5"/>
      </w:pPr>
      <w:r>
        <w:rPr>
          <w:rFonts w:hint="eastAsia"/>
        </w:rPr>
        <w:t>さしあたり1年間としました。</w:t>
      </w:r>
    </w:p>
  </w:comment>
  <w:comment w:id="8" w:author="Senri Yoshikawa" w:date="2025-01-31T17:24:00Z" w:initials="SY">
    <w:p w14:paraId="049C3AD5" w14:textId="77777777" w:rsidR="0070189F" w:rsidRDefault="0070189F" w:rsidP="0070189F">
      <w:pPr>
        <w:pStyle w:val="a5"/>
      </w:pPr>
      <w:r>
        <w:rPr>
          <w:rStyle w:val="a4"/>
        </w:rPr>
        <w:annotationRef/>
      </w:r>
      <w:r>
        <w:t>この場合、１年経過後は秘密情報を開示しても良いことになるのでしょうか？</w:t>
      </w:r>
    </w:p>
  </w:comment>
  <w:comment w:id="9" w:author="ST10" w:date="2025-02-07T01:33:00Z" w:initials="ST10">
    <w:p w14:paraId="69FB6F59" w14:textId="77777777" w:rsidR="00B13B97" w:rsidRDefault="00BD03EA" w:rsidP="00B13B97">
      <w:pPr>
        <w:pStyle w:val="a5"/>
      </w:pPr>
      <w:r>
        <w:rPr>
          <w:rStyle w:val="a4"/>
        </w:rPr>
        <w:annotationRef/>
      </w:r>
      <w:r w:rsidR="00B13B97">
        <w:rPr>
          <w:highlight w:val="green"/>
        </w:rPr>
        <w:t>2/7ST追記</w:t>
      </w:r>
    </w:p>
    <w:p w14:paraId="6DEB8D49" w14:textId="77777777" w:rsidR="00B13B97" w:rsidRDefault="00B13B97" w:rsidP="00B13B97">
      <w:pPr>
        <w:pStyle w:val="a5"/>
      </w:pPr>
      <w:r>
        <w:t>そうなります。</w:t>
      </w:r>
    </w:p>
    <w:p w14:paraId="00980F34" w14:textId="77777777" w:rsidR="00B13B97" w:rsidRDefault="00B13B97" w:rsidP="00B13B97">
      <w:pPr>
        <w:pStyle w:val="a5"/>
      </w:pPr>
      <w:r>
        <w:t>秘密情報も一定の期間を経過すると陳腐化してしまうため、秘密保持条項には期間制限を設けることが多いです。</w:t>
      </w:r>
    </w:p>
    <w:p w14:paraId="648BDDBC" w14:textId="77777777" w:rsidR="00B13B97" w:rsidRDefault="00B13B97" w:rsidP="00B13B97">
      <w:pPr>
        <w:pStyle w:val="a5"/>
      </w:pPr>
      <w:r>
        <w:t>本条4項が準用する前条5項に基づいて、秘密情報の破棄や返還を請求することができるので、秘密保持義務の有効期間終了後の開示を防止したい場合には、破棄や返還を請求するようにして頂ければと存じます。</w:t>
      </w:r>
    </w:p>
    <w:p w14:paraId="64C656B4" w14:textId="77777777" w:rsidR="00B13B97" w:rsidRDefault="00B13B97" w:rsidP="00B13B97">
      <w:pPr>
        <w:pStyle w:val="a5"/>
      </w:pPr>
    </w:p>
    <w:p w14:paraId="156AA92C" w14:textId="77777777" w:rsidR="00B13B97" w:rsidRDefault="00B13B97" w:rsidP="00B13B97">
      <w:pPr>
        <w:pStyle w:val="a5"/>
      </w:pPr>
      <w:r>
        <w:t>秘密保持義務の期間を延ばすことももちろん可能ですが、御社が受領した秘密情報を管理する期間も延びることになりますので、御社の管理コストも加味したうえで、期間を設定して頂ければと存じます。</w:t>
      </w:r>
    </w:p>
  </w:comment>
  <w:comment w:id="11" w:author="ST10" w:date="2024-11-28T16:41:00Z" w:initials="ST10">
    <w:p w14:paraId="550AAF1E" w14:textId="1B921987" w:rsidR="00F75278" w:rsidRDefault="003C43C0" w:rsidP="00F75278">
      <w:pPr>
        <w:pStyle w:val="a5"/>
      </w:pPr>
      <w:r>
        <w:rPr>
          <w:rStyle w:val="a4"/>
        </w:rPr>
        <w:annotationRef/>
      </w:r>
      <w:r w:rsidR="00F75278" w:rsidRPr="00F75278">
        <w:rPr>
          <w:rFonts w:hint="eastAsia"/>
          <w:highlight w:val="green"/>
        </w:rPr>
        <w:t>【ST→AIdeaLab様】</w:t>
      </w:r>
    </w:p>
    <w:p w14:paraId="118A7959" w14:textId="573F0ED2" w:rsidR="003C43C0" w:rsidRDefault="00F75278">
      <w:pPr>
        <w:pStyle w:val="a5"/>
      </w:pPr>
      <w:r>
        <w:rPr>
          <w:rFonts w:hint="eastAsia"/>
        </w:rPr>
        <w:t>「会社名を公表されたい」とのことでしたので、相手方企業名を公表できるよう、本条を設けました。</w:t>
      </w:r>
    </w:p>
  </w:comment>
  <w:comment w:id="12" w:author="Senri Yoshikawa" w:date="2025-01-31T17:26:00Z" w:initials="SY">
    <w:p w14:paraId="3F1A70F9" w14:textId="77777777" w:rsidR="0070189F" w:rsidRDefault="0070189F" w:rsidP="0070189F">
      <w:pPr>
        <w:pStyle w:val="a5"/>
      </w:pPr>
      <w:r>
        <w:rPr>
          <w:rStyle w:val="a4"/>
        </w:rPr>
        <w:annotationRef/>
      </w:r>
      <w:r>
        <w:t>承知しました。</w:t>
      </w:r>
    </w:p>
  </w:comment>
  <w:comment w:id="13" w:author="Senri Yoshikawa" w:date="2025-01-31T17:25:00Z" w:initials="SY">
    <w:p w14:paraId="484FA7D8" w14:textId="6423C96F" w:rsidR="0070189F" w:rsidRDefault="0070189F" w:rsidP="0070189F">
      <w:pPr>
        <w:pStyle w:val="a5"/>
      </w:pPr>
      <w:r>
        <w:rPr>
          <w:rStyle w:val="a4"/>
        </w:rPr>
        <w:annotationRef/>
      </w:r>
      <w:r>
        <w:t>ここはどのような項目を想定されているでしょうか？</w:t>
      </w:r>
    </w:p>
  </w:comment>
  <w:comment w:id="14" w:author="ST10" w:date="2025-02-07T01:37:00Z" w:initials="ST10">
    <w:p w14:paraId="707D0B17" w14:textId="77777777" w:rsidR="00B13B97" w:rsidRDefault="00BD03EA" w:rsidP="00B13B97">
      <w:pPr>
        <w:pStyle w:val="a5"/>
      </w:pPr>
      <w:r>
        <w:rPr>
          <w:rStyle w:val="a4"/>
        </w:rPr>
        <w:annotationRef/>
      </w:r>
      <w:r w:rsidR="00B13B97">
        <w:rPr>
          <w:highlight w:val="green"/>
        </w:rPr>
        <w:t>2/7ST追記</w:t>
      </w:r>
    </w:p>
    <w:p w14:paraId="081F62BA" w14:textId="77777777" w:rsidR="00B13B97" w:rsidRDefault="00B13B97" w:rsidP="00B13B97">
      <w:pPr>
        <w:pStyle w:val="a5"/>
      </w:pPr>
      <w:r>
        <w:t>例えば、以下のような項目を想定しております。</w:t>
      </w:r>
    </w:p>
    <w:p w14:paraId="371B264E" w14:textId="77777777" w:rsidR="00B13B97" w:rsidRDefault="00B13B97" w:rsidP="00B13B97">
      <w:pPr>
        <w:pStyle w:val="a5"/>
      </w:pPr>
      <w:r>
        <w:t>・本開発の具体的な内容（どの程度まで具体化した内容を公表できるのかをこの条項にて定めるということです。）</w:t>
      </w:r>
    </w:p>
    <w:p w14:paraId="15CD619A" w14:textId="77777777" w:rsidR="00B13B97" w:rsidRDefault="00B13B97" w:rsidP="00B13B97">
      <w:pPr>
        <w:pStyle w:val="a5"/>
      </w:pPr>
      <w:r>
        <w:t>・本開発のパートナーたる先方の企業名、先方のロゴ（本開発の内容だけでなく具体的な企業名も公表してよいということをこの条項にて定めるということです。）</w:t>
      </w:r>
    </w:p>
  </w:comment>
  <w:comment w:id="16" w:author="ST10" w:date="2024-11-29T17:20:00Z" w:initials="ST10">
    <w:p w14:paraId="67ACDEFD" w14:textId="7881109B" w:rsidR="005E080C" w:rsidRDefault="005E080C" w:rsidP="005E080C">
      <w:pPr>
        <w:pStyle w:val="a5"/>
      </w:pPr>
      <w:r>
        <w:rPr>
          <w:rStyle w:val="a4"/>
        </w:rPr>
        <w:annotationRef/>
      </w:r>
      <w:r w:rsidRPr="00F75278">
        <w:rPr>
          <w:rFonts w:hint="eastAsia"/>
          <w:highlight w:val="green"/>
        </w:rPr>
        <w:t>【ST→AIdeaLab様】</w:t>
      </w:r>
    </w:p>
    <w:p w14:paraId="571CF9FE" w14:textId="729E2627" w:rsidR="005E080C" w:rsidRPr="005E080C" w:rsidRDefault="005E080C">
      <w:pPr>
        <w:pStyle w:val="a5"/>
      </w:pPr>
      <w:r>
        <w:rPr>
          <w:rFonts w:hint="eastAsia"/>
        </w:rPr>
        <w:t>「</w:t>
      </w:r>
      <w:r w:rsidRPr="00816FE3">
        <w:t>成果物の帰属はクライアントのものにするものの、予め弊社が保有していたコード資産は弊社の著作物としたい</w:t>
      </w:r>
      <w:r>
        <w:rPr>
          <w:rFonts w:hint="eastAsia"/>
        </w:rPr>
        <w:t>」とのことでしたので、左記のとおりとしました。</w:t>
      </w:r>
    </w:p>
  </w:comment>
  <w:comment w:id="17" w:author="Senri Yoshikawa" w:date="2025-01-31T17:29:00Z" w:initials="SY">
    <w:p w14:paraId="73C67A2F" w14:textId="77777777" w:rsidR="0070189F" w:rsidRDefault="0070189F" w:rsidP="0070189F">
      <w:pPr>
        <w:pStyle w:val="a5"/>
      </w:pPr>
      <w:r>
        <w:rPr>
          <w:rStyle w:val="a4"/>
        </w:rPr>
        <w:annotationRef/>
      </w:r>
      <w:r>
        <w:t>承知しました。</w:t>
      </w:r>
    </w:p>
  </w:comment>
  <w:comment w:id="18" w:author="ST10" w:date="2025-02-07T02:13:00Z" w:initials="ST10">
    <w:p w14:paraId="2B5094F9" w14:textId="77777777" w:rsidR="00B13B97" w:rsidRDefault="00E92AD6" w:rsidP="00B13B97">
      <w:pPr>
        <w:pStyle w:val="a5"/>
      </w:pPr>
      <w:r>
        <w:rPr>
          <w:rStyle w:val="a4"/>
        </w:rPr>
        <w:annotationRef/>
      </w:r>
      <w:r w:rsidR="00B13B97">
        <w:rPr>
          <w:highlight w:val="green"/>
        </w:rPr>
        <w:t>2/7ST追記</w:t>
      </w:r>
    </w:p>
    <w:p w14:paraId="4D6FEF92" w14:textId="77777777" w:rsidR="00B13B97" w:rsidRDefault="00B13B97" w:rsidP="00B13B97">
      <w:pPr>
        <w:pStyle w:val="a5"/>
      </w:pPr>
      <w:r>
        <w:t>本件成果物のうち先方に著作権が帰属する部分について、他社案件へ横展開することをご希望するような場合もあるものと推察するため、追記いたしました。</w:t>
      </w:r>
    </w:p>
    <w:p w14:paraId="5A468915" w14:textId="77777777" w:rsidR="00B13B97" w:rsidRDefault="00B13B97" w:rsidP="00B13B97">
      <w:pPr>
        <w:pStyle w:val="a5"/>
      </w:pPr>
    </w:p>
    <w:p w14:paraId="2C79967C" w14:textId="77777777" w:rsidR="00B13B97" w:rsidRDefault="00B13B97" w:rsidP="00B13B97">
      <w:pPr>
        <w:pStyle w:val="a5"/>
      </w:pPr>
      <w:r>
        <w:t>本契約書内で本開発にかかる知的財産権の利用許諾条件について規定するのであれば、別途利用条件についての契約を締結する必要はありません、そのため、旧19条（本件成果物等の利用条件）を削除いたしました。</w:t>
      </w:r>
    </w:p>
  </w:comment>
  <w:comment w:id="19" w:author="ST10" w:date="2024-11-29T15:11:00Z" w:initials="ST10">
    <w:p w14:paraId="1950429F" w14:textId="7C3D9687" w:rsidR="005E080C" w:rsidRDefault="0005513E">
      <w:pPr>
        <w:pStyle w:val="a5"/>
      </w:pPr>
      <w:r>
        <w:rPr>
          <w:rStyle w:val="a4"/>
        </w:rPr>
        <w:annotationRef/>
      </w:r>
      <w:r w:rsidR="005E080C" w:rsidRPr="00F75278">
        <w:rPr>
          <w:rFonts w:hint="eastAsia"/>
          <w:highlight w:val="green"/>
        </w:rPr>
        <w:t>【ST→AIdeaLab様】</w:t>
      </w:r>
    </w:p>
    <w:p w14:paraId="439B61E4" w14:textId="2DC68E23" w:rsidR="005E080C" w:rsidRDefault="005E080C">
      <w:pPr>
        <w:pStyle w:val="a5"/>
      </w:pPr>
      <w:r>
        <w:rPr>
          <w:rFonts w:hint="eastAsia"/>
        </w:rPr>
        <w:t>「</w:t>
      </w:r>
      <w:r w:rsidRPr="00AE0115">
        <w:t>開発にあたって生まれた発明等は、クライアントのみの権利になるのではなく、弊社と共同所有か、協議の上決めるようにしたい</w:t>
      </w:r>
      <w:r>
        <w:rPr>
          <w:rFonts w:hint="eastAsia"/>
        </w:rPr>
        <w:t>」とのことでしたので、左記のとおりとしました。</w:t>
      </w:r>
    </w:p>
    <w:p w14:paraId="18C41D7D" w14:textId="047E87B8" w:rsidR="005E080C" w:rsidRDefault="00EE0DA3">
      <w:pPr>
        <w:pStyle w:val="a5"/>
      </w:pPr>
      <w:r>
        <w:rPr>
          <w:rFonts w:hint="eastAsia"/>
        </w:rPr>
        <w:t>本項</w:t>
      </w:r>
      <w:r w:rsidR="005E080C">
        <w:rPr>
          <w:rFonts w:hint="eastAsia"/>
        </w:rPr>
        <w:t>第2文により、双方が、相手方の同意なし・無償で、第三者に対する利用許諾も含めて本件開発遂行に伴い生じた知的財産に関する著作権を行使できます。</w:t>
      </w:r>
    </w:p>
    <w:p w14:paraId="591C77E1" w14:textId="4DE53A59" w:rsidR="0005513E" w:rsidRDefault="005E080C">
      <w:pPr>
        <w:pStyle w:val="a5"/>
      </w:pPr>
      <w:r>
        <w:rPr>
          <w:rFonts w:hint="eastAsia"/>
        </w:rPr>
        <w:t>相手方においても自由に共有に係る著作権を行使できる内容となっておりますので、相手方の著作権の行使条件についてご意見ございましたらおっしゃってください。</w:t>
      </w:r>
    </w:p>
  </w:comment>
  <w:comment w:id="20" w:author="Senri Yoshikawa" w:date="2025-01-31T17:30:00Z" w:initials="SY">
    <w:p w14:paraId="36EED010" w14:textId="77777777" w:rsidR="001D4E36" w:rsidRDefault="001D4E36" w:rsidP="001D4E36">
      <w:pPr>
        <w:pStyle w:val="a5"/>
      </w:pPr>
      <w:r>
        <w:rPr>
          <w:rStyle w:val="a4"/>
        </w:rPr>
        <w:annotationRef/>
      </w:r>
      <w:r>
        <w:t>承知しました。</w:t>
      </w:r>
    </w:p>
  </w:comment>
  <w:comment w:id="21" w:author="ST10" w:date="2024-11-29T17:25:00Z" w:initials="ST10">
    <w:p w14:paraId="5375DFD9" w14:textId="06BDFD7A" w:rsidR="005E080C" w:rsidRDefault="005E080C">
      <w:pPr>
        <w:pStyle w:val="a5"/>
      </w:pPr>
      <w:r>
        <w:rPr>
          <w:rStyle w:val="a4"/>
        </w:rPr>
        <w:annotationRef/>
      </w:r>
      <w:r w:rsidRPr="00F75278">
        <w:rPr>
          <w:rFonts w:hint="eastAsia"/>
          <w:highlight w:val="green"/>
        </w:rPr>
        <w:t>【ST→AIdeaLab様】</w:t>
      </w:r>
    </w:p>
    <w:p w14:paraId="3184215C" w14:textId="0F39A1DE" w:rsidR="005E080C" w:rsidRDefault="005E080C">
      <w:pPr>
        <w:pStyle w:val="a5"/>
      </w:pPr>
      <w:r>
        <w:rPr>
          <w:rFonts w:hint="eastAsia"/>
        </w:rPr>
        <w:t>17条2項と同様に、相手方においても自由に共有に係る特許権を実施できる内容となっておりますので、相手方の特許権の実施条件についてご意見ございましたらおっしゃってください。</w:t>
      </w:r>
    </w:p>
  </w:comment>
  <w:comment w:id="22" w:author="Senri Yoshikawa" w:date="2025-01-31T18:09:00Z" w:initials="SY">
    <w:p w14:paraId="05E3B119" w14:textId="77777777" w:rsidR="00811666" w:rsidRDefault="00811666" w:rsidP="00811666">
      <w:pPr>
        <w:pStyle w:val="a5"/>
      </w:pPr>
      <w:r>
        <w:rPr>
          <w:rStyle w:val="a4"/>
        </w:rPr>
        <w:annotationRef/>
      </w:r>
      <w:r>
        <w:t>承知しました。</w:t>
      </w:r>
    </w:p>
  </w:comment>
  <w:comment w:id="23" w:author="ST10" w:date="2024-11-29T16:14:00Z" w:initials="ST10">
    <w:p w14:paraId="4285843D" w14:textId="2937CF75" w:rsidR="00087D5C" w:rsidRDefault="00087D5C">
      <w:pPr>
        <w:pStyle w:val="a5"/>
      </w:pPr>
      <w:r>
        <w:rPr>
          <w:rStyle w:val="a4"/>
        </w:rPr>
        <w:annotationRef/>
      </w:r>
      <w:r w:rsidRPr="005E080C">
        <w:rPr>
          <w:rFonts w:hint="eastAsia"/>
          <w:highlight w:val="green"/>
        </w:rPr>
        <w:t>【ST→AIdeaLab様】</w:t>
      </w:r>
    </w:p>
    <w:p w14:paraId="26C45D44" w14:textId="6AD7441C" w:rsidR="00087D5C" w:rsidRPr="00087D5C" w:rsidRDefault="00087D5C">
      <w:pPr>
        <w:pStyle w:val="a5"/>
      </w:pPr>
      <w:r>
        <w:rPr>
          <w:rFonts w:hint="eastAsia"/>
        </w:rPr>
        <w:t>本契約書において、遅延損害金規定は設けておりませんので、遅延損害金は、民法上の原則どおり年率3％となります。</w:t>
      </w:r>
    </w:p>
  </w:comment>
  <w:comment w:id="24" w:author="Senri Yoshikawa" w:date="2025-01-31T18:12:00Z" w:initials="SY">
    <w:p w14:paraId="0378F0CB" w14:textId="77777777" w:rsidR="00811666" w:rsidRDefault="00811666" w:rsidP="00811666">
      <w:pPr>
        <w:pStyle w:val="a5"/>
      </w:pPr>
      <w:r>
        <w:rPr>
          <w:rStyle w:val="a4"/>
        </w:rPr>
        <w:annotationRef/>
      </w:r>
      <w:r>
        <w:t>承知しました。</w:t>
      </w:r>
    </w:p>
  </w:comment>
  <w:comment w:id="25" w:author="Senri Yoshikawa" w:date="2025-01-31T17:04:00Z" w:initials="SY">
    <w:p w14:paraId="391EB255" w14:textId="77777777" w:rsidR="00811666" w:rsidRDefault="00811666" w:rsidP="00811666">
      <w:pPr>
        <w:pStyle w:val="a5"/>
      </w:pPr>
      <w:r>
        <w:rPr>
          <w:rStyle w:val="a4"/>
        </w:rPr>
        <w:annotationRef/>
      </w:r>
      <w:r>
        <w:rPr>
          <w:rFonts w:hint="eastAsia"/>
        </w:rPr>
        <w:t>基本的に電子契約を使用しますのでこのように変更してよろしいでしょうか？</w:t>
      </w:r>
    </w:p>
  </w:comment>
  <w:comment w:id="26" w:author="ST10" w:date="2025-02-07T01:45:00Z" w:initials="ST10">
    <w:p w14:paraId="200DDB66" w14:textId="77777777" w:rsidR="00B13B97" w:rsidRDefault="002E6E13" w:rsidP="00B13B97">
      <w:pPr>
        <w:pStyle w:val="a5"/>
      </w:pPr>
      <w:r>
        <w:rPr>
          <w:rStyle w:val="a4"/>
        </w:rPr>
        <w:annotationRef/>
      </w:r>
      <w:r w:rsidR="00B13B97">
        <w:rPr>
          <w:highlight w:val="green"/>
        </w:rPr>
        <w:t>2/7ST追記</w:t>
      </w:r>
    </w:p>
    <w:p w14:paraId="2D8242F0" w14:textId="77777777" w:rsidR="00B13B97" w:rsidRDefault="00B13B97" w:rsidP="00B13B97">
      <w:pPr>
        <w:pStyle w:val="a5"/>
      </w:pPr>
      <w:r>
        <w:t>問題ございません。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E8D5C5" w15:done="1"/>
  <w15:commentEx w15:paraId="2585B7B4" w15:done="1"/>
  <w15:commentEx w15:paraId="3ACD7E9C" w15:paraIdParent="2585B7B4" w15:done="1"/>
  <w15:commentEx w15:paraId="3EA55AF8" w15:done="1"/>
  <w15:commentEx w15:paraId="3F27FCB7" w15:paraIdParent="3EA55AF8" w15:done="1"/>
  <w15:commentEx w15:paraId="65110A99" w15:done="1"/>
  <w15:commentEx w15:paraId="0E570D7D" w15:done="1"/>
  <w15:commentEx w15:paraId="2393FE23" w15:done="1"/>
  <w15:commentEx w15:paraId="049C3AD5" w15:paraIdParent="2393FE23" w15:done="1"/>
  <w15:commentEx w15:paraId="156AA92C" w15:paraIdParent="2393FE23" w15:done="1"/>
  <w15:commentEx w15:paraId="118A7959" w15:done="1"/>
  <w15:commentEx w15:paraId="3F1A70F9" w15:paraIdParent="118A7959" w15:done="1"/>
  <w15:commentEx w15:paraId="484FA7D8" w15:done="0"/>
  <w15:commentEx w15:paraId="15CD619A" w15:paraIdParent="484FA7D8" w15:done="0"/>
  <w15:commentEx w15:paraId="571CF9FE" w15:done="1"/>
  <w15:commentEx w15:paraId="73C67A2F" w15:paraIdParent="571CF9FE" w15:done="1"/>
  <w15:commentEx w15:paraId="2C79967C" w15:done="1"/>
  <w15:commentEx w15:paraId="591C77E1" w15:done="1"/>
  <w15:commentEx w15:paraId="36EED010" w15:paraIdParent="591C77E1" w15:done="1"/>
  <w15:commentEx w15:paraId="3184215C" w15:done="1"/>
  <w15:commentEx w15:paraId="05E3B119" w15:paraIdParent="3184215C" w15:done="1"/>
  <w15:commentEx w15:paraId="26C45D44" w15:done="1"/>
  <w15:commentEx w15:paraId="0378F0CB" w15:paraIdParent="26C45D44" w15:done="1"/>
  <w15:commentEx w15:paraId="391EB255" w15:done="1"/>
  <w15:commentEx w15:paraId="2D8242F0" w15:paraIdParent="391EB25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CD6090" w16cex:dateUtc="2024-11-29T07:50:00Z"/>
  <w16cex:commentExtensible w16cex:durableId="4195BB51" w16cex:dateUtc="2024-11-29T07:52:00Z"/>
  <w16cex:commentExtensible w16cex:durableId="5F560C6C" w16cex:dateUtc="2025-01-31T08:21:00Z"/>
  <w16cex:commentExtensible w16cex:durableId="53A2112A" w16cex:dateUtc="2024-11-29T05:24:00Z"/>
  <w16cex:commentExtensible w16cex:durableId="6DD02A7D" w16cex:dateUtc="2025-01-31T08:22:00Z"/>
  <w16cex:commentExtensible w16cex:durableId="6D6A4C63" w16cex:dateUtc="2024-11-29T08:14:00Z"/>
  <w16cex:commentExtensible w16cex:durableId="74807468" w16cex:dateUtc="2024-11-29T08:16:00Z"/>
  <w16cex:commentExtensible w16cex:durableId="2E5213DB" w16cex:dateUtc="2024-11-29T08:18:00Z"/>
  <w16cex:commentExtensible w16cex:durableId="6C74E860" w16cex:dateUtc="2025-01-31T08:24:00Z"/>
  <w16cex:commentExtensible w16cex:durableId="7478F2CA" w16cex:dateUtc="2025-02-06T16:33:00Z"/>
  <w16cex:commentExtensible w16cex:durableId="656921D8" w16cex:dateUtc="2024-11-28T07:41:00Z"/>
  <w16cex:commentExtensible w16cex:durableId="5516668F" w16cex:dateUtc="2025-01-31T08:26:00Z"/>
  <w16cex:commentExtensible w16cex:durableId="5EF895ED" w16cex:dateUtc="2025-01-31T08:25:00Z"/>
  <w16cex:commentExtensible w16cex:durableId="3901B1D2" w16cex:dateUtc="2025-02-06T16:37:00Z"/>
  <w16cex:commentExtensible w16cex:durableId="76600D34" w16cex:dateUtc="2024-11-29T08:20:00Z"/>
  <w16cex:commentExtensible w16cex:durableId="23512316" w16cex:dateUtc="2025-01-31T08:29:00Z"/>
  <w16cex:commentExtensible w16cex:durableId="12811D95" w16cex:dateUtc="2025-02-06T17:13:00Z"/>
  <w16cex:commentExtensible w16cex:durableId="4320F6FE" w16cex:dateUtc="2024-11-29T06:11:00Z"/>
  <w16cex:commentExtensible w16cex:durableId="6DD3C923" w16cex:dateUtc="2025-01-31T08:30:00Z"/>
  <w16cex:commentExtensible w16cex:durableId="6DFD5EFA" w16cex:dateUtc="2024-11-29T08:25:00Z"/>
  <w16cex:commentExtensible w16cex:durableId="1461BA3F" w16cex:dateUtc="2025-01-31T09:09:00Z"/>
  <w16cex:commentExtensible w16cex:durableId="02AE702C" w16cex:dateUtc="2024-11-29T07:14:00Z"/>
  <w16cex:commentExtensible w16cex:durableId="1F98E07E" w16cex:dateUtc="2025-01-31T09:12:00Z"/>
  <w16cex:commentExtensible w16cex:durableId="257B0856" w16cex:dateUtc="2025-01-31T08:04:00Z"/>
  <w16cex:commentExtensible w16cex:durableId="57D24208" w16cex:dateUtc="2025-02-06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E8D5C5" w16cid:durableId="39CD6090"/>
  <w16cid:commentId w16cid:paraId="2585B7B4" w16cid:durableId="4195BB51"/>
  <w16cid:commentId w16cid:paraId="3ACD7E9C" w16cid:durableId="5F560C6C"/>
  <w16cid:commentId w16cid:paraId="3EA55AF8" w16cid:durableId="53A2112A"/>
  <w16cid:commentId w16cid:paraId="3F27FCB7" w16cid:durableId="6DD02A7D"/>
  <w16cid:commentId w16cid:paraId="65110A99" w16cid:durableId="6D6A4C63"/>
  <w16cid:commentId w16cid:paraId="0E570D7D" w16cid:durableId="74807468"/>
  <w16cid:commentId w16cid:paraId="2393FE23" w16cid:durableId="2E5213DB"/>
  <w16cid:commentId w16cid:paraId="049C3AD5" w16cid:durableId="6C74E860"/>
  <w16cid:commentId w16cid:paraId="156AA92C" w16cid:durableId="7478F2CA"/>
  <w16cid:commentId w16cid:paraId="118A7959" w16cid:durableId="656921D8"/>
  <w16cid:commentId w16cid:paraId="3F1A70F9" w16cid:durableId="5516668F"/>
  <w16cid:commentId w16cid:paraId="484FA7D8" w16cid:durableId="5EF895ED"/>
  <w16cid:commentId w16cid:paraId="15CD619A" w16cid:durableId="3901B1D2"/>
  <w16cid:commentId w16cid:paraId="571CF9FE" w16cid:durableId="76600D34"/>
  <w16cid:commentId w16cid:paraId="73C67A2F" w16cid:durableId="23512316"/>
  <w16cid:commentId w16cid:paraId="2C79967C" w16cid:durableId="12811D95"/>
  <w16cid:commentId w16cid:paraId="591C77E1" w16cid:durableId="4320F6FE"/>
  <w16cid:commentId w16cid:paraId="36EED010" w16cid:durableId="6DD3C923"/>
  <w16cid:commentId w16cid:paraId="3184215C" w16cid:durableId="6DFD5EFA"/>
  <w16cid:commentId w16cid:paraId="05E3B119" w16cid:durableId="1461BA3F"/>
  <w16cid:commentId w16cid:paraId="26C45D44" w16cid:durableId="02AE702C"/>
  <w16cid:commentId w16cid:paraId="0378F0CB" w16cid:durableId="1F98E07E"/>
  <w16cid:commentId w16cid:paraId="391EB255" w16cid:durableId="257B0856"/>
  <w16cid:commentId w16cid:paraId="2D8242F0" w16cid:durableId="57D242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CDE99" w14:textId="77777777" w:rsidR="00FD299A" w:rsidRDefault="00FD299A" w:rsidP="000B134F">
      <w:r>
        <w:separator/>
      </w:r>
    </w:p>
  </w:endnote>
  <w:endnote w:type="continuationSeparator" w:id="0">
    <w:p w14:paraId="34951E9F" w14:textId="77777777" w:rsidR="00FD299A" w:rsidRDefault="00FD299A" w:rsidP="000B1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8640F" w14:textId="77777777" w:rsidR="00FD299A" w:rsidRDefault="00FD299A" w:rsidP="000B134F">
      <w:r>
        <w:separator/>
      </w:r>
    </w:p>
  </w:footnote>
  <w:footnote w:type="continuationSeparator" w:id="0">
    <w:p w14:paraId="0123DFD2" w14:textId="77777777" w:rsidR="00FD299A" w:rsidRDefault="00FD299A" w:rsidP="000B1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2BD"/>
    <w:multiLevelType w:val="hybridMultilevel"/>
    <w:tmpl w:val="5E3A5D0C"/>
    <w:lvl w:ilvl="0" w:tplc="04090011">
      <w:start w:val="1"/>
      <w:numFmt w:val="decimalEnclosedCircle"/>
      <w:lvlText w:val="%1"/>
      <w:lvlJc w:val="left"/>
      <w:pPr>
        <w:ind w:left="866" w:hanging="440"/>
      </w:pPr>
    </w:lvl>
    <w:lvl w:ilvl="1" w:tplc="04090017" w:tentative="1">
      <w:start w:val="1"/>
      <w:numFmt w:val="aiueoFullWidth"/>
      <w:lvlText w:val="(%2)"/>
      <w:lvlJc w:val="left"/>
      <w:pPr>
        <w:ind w:left="1530" w:hanging="440"/>
      </w:pPr>
    </w:lvl>
    <w:lvl w:ilvl="2" w:tplc="04090011" w:tentative="1">
      <w:start w:val="1"/>
      <w:numFmt w:val="decimalEnclosedCircle"/>
      <w:lvlText w:val="%3"/>
      <w:lvlJc w:val="left"/>
      <w:pPr>
        <w:ind w:left="1970" w:hanging="440"/>
      </w:pPr>
    </w:lvl>
    <w:lvl w:ilvl="3" w:tplc="0409000F" w:tentative="1">
      <w:start w:val="1"/>
      <w:numFmt w:val="decimal"/>
      <w:lvlText w:val="%4."/>
      <w:lvlJc w:val="left"/>
      <w:pPr>
        <w:ind w:left="2410" w:hanging="440"/>
      </w:pPr>
    </w:lvl>
    <w:lvl w:ilvl="4" w:tplc="04090017" w:tentative="1">
      <w:start w:val="1"/>
      <w:numFmt w:val="aiueoFullWidth"/>
      <w:lvlText w:val="(%5)"/>
      <w:lvlJc w:val="left"/>
      <w:pPr>
        <w:ind w:left="2850" w:hanging="440"/>
      </w:pPr>
    </w:lvl>
    <w:lvl w:ilvl="5" w:tplc="04090011" w:tentative="1">
      <w:start w:val="1"/>
      <w:numFmt w:val="decimalEnclosedCircle"/>
      <w:lvlText w:val="%6"/>
      <w:lvlJc w:val="left"/>
      <w:pPr>
        <w:ind w:left="3290" w:hanging="440"/>
      </w:pPr>
    </w:lvl>
    <w:lvl w:ilvl="6" w:tplc="0409000F" w:tentative="1">
      <w:start w:val="1"/>
      <w:numFmt w:val="decimal"/>
      <w:lvlText w:val="%7."/>
      <w:lvlJc w:val="left"/>
      <w:pPr>
        <w:ind w:left="3730" w:hanging="440"/>
      </w:pPr>
    </w:lvl>
    <w:lvl w:ilvl="7" w:tplc="04090017" w:tentative="1">
      <w:start w:val="1"/>
      <w:numFmt w:val="aiueoFullWidth"/>
      <w:lvlText w:val="(%8)"/>
      <w:lvlJc w:val="left"/>
      <w:pPr>
        <w:ind w:left="4170" w:hanging="440"/>
      </w:pPr>
    </w:lvl>
    <w:lvl w:ilvl="8" w:tplc="04090011" w:tentative="1">
      <w:start w:val="1"/>
      <w:numFmt w:val="decimalEnclosedCircle"/>
      <w:lvlText w:val="%9"/>
      <w:lvlJc w:val="left"/>
      <w:pPr>
        <w:ind w:left="4610" w:hanging="440"/>
      </w:pPr>
    </w:lvl>
  </w:abstractNum>
  <w:abstractNum w:abstractNumId="1" w15:restartNumberingAfterBreak="0">
    <w:nsid w:val="07626598"/>
    <w:multiLevelType w:val="hybridMultilevel"/>
    <w:tmpl w:val="BF048C26"/>
    <w:lvl w:ilvl="0" w:tplc="A6D233CE">
      <w:start w:val="1"/>
      <w:numFmt w:val="decimal"/>
      <w:lvlText w:val="%1"/>
      <w:lvlJc w:val="left"/>
      <w:pPr>
        <w:ind w:left="440" w:hanging="440"/>
      </w:pPr>
      <w:rPr>
        <w:rFonts w:hint="eastAsia"/>
      </w:rPr>
    </w:lvl>
    <w:lvl w:ilvl="1" w:tplc="69D0D01A">
      <w:start w:val="1"/>
      <w:numFmt w:val="decimal"/>
      <w:lvlText w:val="(%2)"/>
      <w:lvlJc w:val="left"/>
      <w:pPr>
        <w:ind w:left="582" w:hanging="440"/>
      </w:pPr>
      <w:rPr>
        <w:rFonts w:hint="eastAsia"/>
      </w:rPr>
    </w:lvl>
    <w:lvl w:ilvl="2" w:tplc="8CFE9900">
      <w:start w:val="1"/>
      <w:numFmt w:val="aiueoFullWidth"/>
      <w:lvlText w:val="%3"/>
      <w:lvlJc w:val="left"/>
      <w:pPr>
        <w:ind w:left="1008" w:hanging="440"/>
      </w:pPr>
      <w:rPr>
        <w:rFonts w:hint="eastAsia"/>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ED24EA9"/>
    <w:multiLevelType w:val="hybridMultilevel"/>
    <w:tmpl w:val="03EE01D6"/>
    <w:lvl w:ilvl="0" w:tplc="04090011">
      <w:start w:val="1"/>
      <w:numFmt w:val="decimalEnclosedCircle"/>
      <w:lvlText w:val="%1"/>
      <w:lvlJc w:val="left"/>
      <w:pPr>
        <w:ind w:left="1448" w:hanging="440"/>
      </w:pPr>
    </w:lvl>
    <w:lvl w:ilvl="1" w:tplc="04090017" w:tentative="1">
      <w:start w:val="1"/>
      <w:numFmt w:val="aiueoFullWidth"/>
      <w:lvlText w:val="(%2)"/>
      <w:lvlJc w:val="left"/>
      <w:pPr>
        <w:ind w:left="1888" w:hanging="440"/>
      </w:pPr>
    </w:lvl>
    <w:lvl w:ilvl="2" w:tplc="04090011" w:tentative="1">
      <w:start w:val="1"/>
      <w:numFmt w:val="decimalEnclosedCircle"/>
      <w:lvlText w:val="%3"/>
      <w:lvlJc w:val="left"/>
      <w:pPr>
        <w:ind w:left="2328" w:hanging="440"/>
      </w:pPr>
    </w:lvl>
    <w:lvl w:ilvl="3" w:tplc="0409000F" w:tentative="1">
      <w:start w:val="1"/>
      <w:numFmt w:val="decimal"/>
      <w:lvlText w:val="%4."/>
      <w:lvlJc w:val="left"/>
      <w:pPr>
        <w:ind w:left="2768" w:hanging="440"/>
      </w:pPr>
    </w:lvl>
    <w:lvl w:ilvl="4" w:tplc="04090017" w:tentative="1">
      <w:start w:val="1"/>
      <w:numFmt w:val="aiueoFullWidth"/>
      <w:lvlText w:val="(%5)"/>
      <w:lvlJc w:val="left"/>
      <w:pPr>
        <w:ind w:left="3208" w:hanging="440"/>
      </w:pPr>
    </w:lvl>
    <w:lvl w:ilvl="5" w:tplc="04090011" w:tentative="1">
      <w:start w:val="1"/>
      <w:numFmt w:val="decimalEnclosedCircle"/>
      <w:lvlText w:val="%6"/>
      <w:lvlJc w:val="left"/>
      <w:pPr>
        <w:ind w:left="3648" w:hanging="440"/>
      </w:pPr>
    </w:lvl>
    <w:lvl w:ilvl="6" w:tplc="0409000F" w:tentative="1">
      <w:start w:val="1"/>
      <w:numFmt w:val="decimal"/>
      <w:lvlText w:val="%7."/>
      <w:lvlJc w:val="left"/>
      <w:pPr>
        <w:ind w:left="4088" w:hanging="440"/>
      </w:pPr>
    </w:lvl>
    <w:lvl w:ilvl="7" w:tplc="04090017" w:tentative="1">
      <w:start w:val="1"/>
      <w:numFmt w:val="aiueoFullWidth"/>
      <w:lvlText w:val="(%8)"/>
      <w:lvlJc w:val="left"/>
      <w:pPr>
        <w:ind w:left="4528" w:hanging="440"/>
      </w:pPr>
    </w:lvl>
    <w:lvl w:ilvl="8" w:tplc="04090011" w:tentative="1">
      <w:start w:val="1"/>
      <w:numFmt w:val="decimalEnclosedCircle"/>
      <w:lvlText w:val="%9"/>
      <w:lvlJc w:val="left"/>
      <w:pPr>
        <w:ind w:left="4968" w:hanging="440"/>
      </w:pPr>
    </w:lvl>
  </w:abstractNum>
  <w:abstractNum w:abstractNumId="3" w15:restartNumberingAfterBreak="0">
    <w:nsid w:val="47457283"/>
    <w:multiLevelType w:val="hybridMultilevel"/>
    <w:tmpl w:val="FFCA8CD2"/>
    <w:lvl w:ilvl="0" w:tplc="19C272CA">
      <w:start w:val="1"/>
      <w:numFmt w:val="decimal"/>
      <w:suff w:val="space"/>
      <w:lvlText w:val="第%1条"/>
      <w:lvlJc w:val="left"/>
      <w:pPr>
        <w:ind w:left="440" w:hanging="440"/>
      </w:pPr>
      <w:rPr>
        <w:rFonts w:hint="default"/>
      </w:rPr>
    </w:lvl>
    <w:lvl w:ilvl="1" w:tplc="A6D233CE">
      <w:start w:val="1"/>
      <w:numFmt w:val="decimal"/>
      <w:lvlText w:val="%2"/>
      <w:lvlJc w:val="left"/>
      <w:pPr>
        <w:ind w:left="440" w:hanging="440"/>
      </w:pPr>
      <w:rPr>
        <w:rFonts w:hint="eastAsia"/>
      </w:rPr>
    </w:lvl>
    <w:lvl w:ilvl="2" w:tplc="04090011">
      <w:start w:val="1"/>
      <w:numFmt w:val="decimalEnclosedCircle"/>
      <w:lvlText w:val="%3"/>
      <w:lvlJc w:val="left"/>
      <w:pPr>
        <w:ind w:left="866"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13E46AF"/>
    <w:multiLevelType w:val="hybridMultilevel"/>
    <w:tmpl w:val="03EE01D6"/>
    <w:lvl w:ilvl="0" w:tplc="FFFFFFFF">
      <w:start w:val="1"/>
      <w:numFmt w:val="decimalEnclosedCircle"/>
      <w:lvlText w:val="%1"/>
      <w:lvlJc w:val="left"/>
      <w:pPr>
        <w:ind w:left="1448" w:hanging="440"/>
      </w:pPr>
    </w:lvl>
    <w:lvl w:ilvl="1" w:tplc="FFFFFFFF" w:tentative="1">
      <w:start w:val="1"/>
      <w:numFmt w:val="aiueoFullWidth"/>
      <w:lvlText w:val="(%2)"/>
      <w:lvlJc w:val="left"/>
      <w:pPr>
        <w:ind w:left="1888" w:hanging="440"/>
      </w:pPr>
    </w:lvl>
    <w:lvl w:ilvl="2" w:tplc="FFFFFFFF" w:tentative="1">
      <w:start w:val="1"/>
      <w:numFmt w:val="decimalEnclosedCircle"/>
      <w:lvlText w:val="%3"/>
      <w:lvlJc w:val="left"/>
      <w:pPr>
        <w:ind w:left="2328" w:hanging="440"/>
      </w:pPr>
    </w:lvl>
    <w:lvl w:ilvl="3" w:tplc="FFFFFFFF" w:tentative="1">
      <w:start w:val="1"/>
      <w:numFmt w:val="decimal"/>
      <w:lvlText w:val="%4."/>
      <w:lvlJc w:val="left"/>
      <w:pPr>
        <w:ind w:left="2768" w:hanging="440"/>
      </w:pPr>
    </w:lvl>
    <w:lvl w:ilvl="4" w:tplc="FFFFFFFF" w:tentative="1">
      <w:start w:val="1"/>
      <w:numFmt w:val="aiueoFullWidth"/>
      <w:lvlText w:val="(%5)"/>
      <w:lvlJc w:val="left"/>
      <w:pPr>
        <w:ind w:left="3208" w:hanging="440"/>
      </w:pPr>
    </w:lvl>
    <w:lvl w:ilvl="5" w:tplc="FFFFFFFF" w:tentative="1">
      <w:start w:val="1"/>
      <w:numFmt w:val="decimalEnclosedCircle"/>
      <w:lvlText w:val="%6"/>
      <w:lvlJc w:val="left"/>
      <w:pPr>
        <w:ind w:left="3648" w:hanging="440"/>
      </w:pPr>
    </w:lvl>
    <w:lvl w:ilvl="6" w:tplc="FFFFFFFF" w:tentative="1">
      <w:start w:val="1"/>
      <w:numFmt w:val="decimal"/>
      <w:lvlText w:val="%7."/>
      <w:lvlJc w:val="left"/>
      <w:pPr>
        <w:ind w:left="4088" w:hanging="440"/>
      </w:pPr>
    </w:lvl>
    <w:lvl w:ilvl="7" w:tplc="FFFFFFFF" w:tentative="1">
      <w:start w:val="1"/>
      <w:numFmt w:val="aiueoFullWidth"/>
      <w:lvlText w:val="(%8)"/>
      <w:lvlJc w:val="left"/>
      <w:pPr>
        <w:ind w:left="4528" w:hanging="440"/>
      </w:pPr>
    </w:lvl>
    <w:lvl w:ilvl="8" w:tplc="FFFFFFFF" w:tentative="1">
      <w:start w:val="1"/>
      <w:numFmt w:val="decimalEnclosedCircle"/>
      <w:lvlText w:val="%9"/>
      <w:lvlJc w:val="left"/>
      <w:pPr>
        <w:ind w:left="4968" w:hanging="440"/>
      </w:pPr>
    </w:lvl>
  </w:abstractNum>
  <w:num w:numId="1" w16cid:durableId="663168761">
    <w:abstractNumId w:val="3"/>
  </w:num>
  <w:num w:numId="2" w16cid:durableId="1345130406">
    <w:abstractNumId w:val="1"/>
  </w:num>
  <w:num w:numId="3" w16cid:durableId="2117945426">
    <w:abstractNumId w:val="2"/>
  </w:num>
  <w:num w:numId="4" w16cid:durableId="1915701647">
    <w:abstractNumId w:val="4"/>
  </w:num>
  <w:num w:numId="5" w16cid:durableId="21235291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10">
    <w15:presenceInfo w15:providerId="None" w15:userId="ST10"/>
  </w15:person>
  <w15:person w15:author="Senri Yoshikawa">
    <w15:presenceInfo w15:providerId="Windows Live" w15:userId="a07e4a852736f574"/>
  </w15:person>
  <w15:person w15:author="立入 勝義">
    <w15:presenceInfo w15:providerId="AD" w15:userId="S::tachiiri@aidealab.com::a4ecdb57-e30a-4c0a-a697-00ad841809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37C"/>
    <w:rsid w:val="000338C3"/>
    <w:rsid w:val="00035F42"/>
    <w:rsid w:val="0005513E"/>
    <w:rsid w:val="00077F7A"/>
    <w:rsid w:val="00080BE1"/>
    <w:rsid w:val="0008606B"/>
    <w:rsid w:val="00087D5C"/>
    <w:rsid w:val="000A2D14"/>
    <w:rsid w:val="000A5AEA"/>
    <w:rsid w:val="000B134F"/>
    <w:rsid w:val="000C37CF"/>
    <w:rsid w:val="000E6AA8"/>
    <w:rsid w:val="0011464D"/>
    <w:rsid w:val="0011699D"/>
    <w:rsid w:val="001306DE"/>
    <w:rsid w:val="00133D55"/>
    <w:rsid w:val="00153DE8"/>
    <w:rsid w:val="00171983"/>
    <w:rsid w:val="001B5F3C"/>
    <w:rsid w:val="001D4E36"/>
    <w:rsid w:val="001E58DA"/>
    <w:rsid w:val="001F2B06"/>
    <w:rsid w:val="00202936"/>
    <w:rsid w:val="002168B2"/>
    <w:rsid w:val="0024374B"/>
    <w:rsid w:val="00252605"/>
    <w:rsid w:val="00255770"/>
    <w:rsid w:val="0027741C"/>
    <w:rsid w:val="00286AF1"/>
    <w:rsid w:val="002E5351"/>
    <w:rsid w:val="002E6E13"/>
    <w:rsid w:val="002F31DD"/>
    <w:rsid w:val="00311434"/>
    <w:rsid w:val="00323429"/>
    <w:rsid w:val="00341A1F"/>
    <w:rsid w:val="003C43C0"/>
    <w:rsid w:val="003F0D17"/>
    <w:rsid w:val="00405187"/>
    <w:rsid w:val="00405D54"/>
    <w:rsid w:val="004348B0"/>
    <w:rsid w:val="00450AC5"/>
    <w:rsid w:val="0045511E"/>
    <w:rsid w:val="004630D0"/>
    <w:rsid w:val="00464C96"/>
    <w:rsid w:val="004A0BAF"/>
    <w:rsid w:val="004B2AD1"/>
    <w:rsid w:val="004C037B"/>
    <w:rsid w:val="004C325E"/>
    <w:rsid w:val="004D6544"/>
    <w:rsid w:val="004F28E5"/>
    <w:rsid w:val="004F471D"/>
    <w:rsid w:val="00501CD8"/>
    <w:rsid w:val="0051060C"/>
    <w:rsid w:val="00512FA5"/>
    <w:rsid w:val="00532A06"/>
    <w:rsid w:val="00540D66"/>
    <w:rsid w:val="00542554"/>
    <w:rsid w:val="00555094"/>
    <w:rsid w:val="0057237C"/>
    <w:rsid w:val="005931E8"/>
    <w:rsid w:val="005A5FF8"/>
    <w:rsid w:val="005E080C"/>
    <w:rsid w:val="006338E9"/>
    <w:rsid w:val="00673AA4"/>
    <w:rsid w:val="00683DBF"/>
    <w:rsid w:val="00695113"/>
    <w:rsid w:val="006A7D37"/>
    <w:rsid w:val="006E502F"/>
    <w:rsid w:val="006F12C7"/>
    <w:rsid w:val="00701618"/>
    <w:rsid w:val="0070189F"/>
    <w:rsid w:val="00721088"/>
    <w:rsid w:val="00734A1A"/>
    <w:rsid w:val="00750EBF"/>
    <w:rsid w:val="007571BB"/>
    <w:rsid w:val="007607BA"/>
    <w:rsid w:val="007873CB"/>
    <w:rsid w:val="007B1DC8"/>
    <w:rsid w:val="007D31FA"/>
    <w:rsid w:val="00811666"/>
    <w:rsid w:val="008145B7"/>
    <w:rsid w:val="00831F87"/>
    <w:rsid w:val="0083390C"/>
    <w:rsid w:val="00837C0A"/>
    <w:rsid w:val="00877E94"/>
    <w:rsid w:val="0089185B"/>
    <w:rsid w:val="008948F0"/>
    <w:rsid w:val="008C5F74"/>
    <w:rsid w:val="00903BA3"/>
    <w:rsid w:val="0091721B"/>
    <w:rsid w:val="0094133F"/>
    <w:rsid w:val="009506F7"/>
    <w:rsid w:val="009A05D2"/>
    <w:rsid w:val="009B4568"/>
    <w:rsid w:val="009B7AFA"/>
    <w:rsid w:val="00A00AEC"/>
    <w:rsid w:val="00A61B79"/>
    <w:rsid w:val="00A84DEF"/>
    <w:rsid w:val="00AA18A0"/>
    <w:rsid w:val="00AA7AE2"/>
    <w:rsid w:val="00AB7D26"/>
    <w:rsid w:val="00AC159A"/>
    <w:rsid w:val="00AE103E"/>
    <w:rsid w:val="00AE2567"/>
    <w:rsid w:val="00AF17CF"/>
    <w:rsid w:val="00AF5EAB"/>
    <w:rsid w:val="00B10581"/>
    <w:rsid w:val="00B13B97"/>
    <w:rsid w:val="00B17CB0"/>
    <w:rsid w:val="00B255F3"/>
    <w:rsid w:val="00B267A5"/>
    <w:rsid w:val="00B345CA"/>
    <w:rsid w:val="00B51707"/>
    <w:rsid w:val="00B5529D"/>
    <w:rsid w:val="00B60CBB"/>
    <w:rsid w:val="00B807F6"/>
    <w:rsid w:val="00B81070"/>
    <w:rsid w:val="00B974E0"/>
    <w:rsid w:val="00BA5FEC"/>
    <w:rsid w:val="00BB4C8C"/>
    <w:rsid w:val="00BC6DE1"/>
    <w:rsid w:val="00BD03EA"/>
    <w:rsid w:val="00BF0150"/>
    <w:rsid w:val="00BF4A4A"/>
    <w:rsid w:val="00BF75D5"/>
    <w:rsid w:val="00C16D9B"/>
    <w:rsid w:val="00C25AE4"/>
    <w:rsid w:val="00C27763"/>
    <w:rsid w:val="00C31CA6"/>
    <w:rsid w:val="00C42EA7"/>
    <w:rsid w:val="00C465D8"/>
    <w:rsid w:val="00C6175C"/>
    <w:rsid w:val="00CA1E93"/>
    <w:rsid w:val="00CA7498"/>
    <w:rsid w:val="00CB2FCE"/>
    <w:rsid w:val="00CE569D"/>
    <w:rsid w:val="00CF05FE"/>
    <w:rsid w:val="00CF4920"/>
    <w:rsid w:val="00D40ACC"/>
    <w:rsid w:val="00D41003"/>
    <w:rsid w:val="00D4569D"/>
    <w:rsid w:val="00D6441A"/>
    <w:rsid w:val="00D72BED"/>
    <w:rsid w:val="00D94EF5"/>
    <w:rsid w:val="00DA3A6A"/>
    <w:rsid w:val="00DD6846"/>
    <w:rsid w:val="00DD6B7A"/>
    <w:rsid w:val="00DE7261"/>
    <w:rsid w:val="00DF3037"/>
    <w:rsid w:val="00E0167C"/>
    <w:rsid w:val="00E92AD6"/>
    <w:rsid w:val="00EA17F9"/>
    <w:rsid w:val="00ED08FE"/>
    <w:rsid w:val="00EE0DA3"/>
    <w:rsid w:val="00F148F5"/>
    <w:rsid w:val="00F3503A"/>
    <w:rsid w:val="00F36E16"/>
    <w:rsid w:val="00F55475"/>
    <w:rsid w:val="00F75278"/>
    <w:rsid w:val="00F84C25"/>
    <w:rsid w:val="00F97594"/>
    <w:rsid w:val="00FB59E2"/>
    <w:rsid w:val="00FB5F1F"/>
    <w:rsid w:val="00FD1DC4"/>
    <w:rsid w:val="00FD299A"/>
    <w:rsid w:val="00FD3775"/>
    <w:rsid w:val="00FE0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73194F"/>
  <w15:chartTrackingRefBased/>
  <w15:docId w15:val="{13A4258C-F1DE-40B7-A053-73692DA6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4568"/>
    <w:pPr>
      <w:ind w:leftChars="400" w:left="840"/>
    </w:pPr>
  </w:style>
  <w:style w:type="character" w:styleId="a4">
    <w:name w:val="annotation reference"/>
    <w:basedOn w:val="a0"/>
    <w:uiPriority w:val="99"/>
    <w:semiHidden/>
    <w:unhideWhenUsed/>
    <w:rsid w:val="00CB2FCE"/>
    <w:rPr>
      <w:sz w:val="18"/>
      <w:szCs w:val="18"/>
    </w:rPr>
  </w:style>
  <w:style w:type="paragraph" w:styleId="a5">
    <w:name w:val="annotation text"/>
    <w:basedOn w:val="a"/>
    <w:link w:val="a6"/>
    <w:uiPriority w:val="99"/>
    <w:unhideWhenUsed/>
    <w:rsid w:val="00CB2FCE"/>
    <w:pPr>
      <w:jc w:val="left"/>
    </w:pPr>
  </w:style>
  <w:style w:type="character" w:customStyle="1" w:styleId="a6">
    <w:name w:val="コメント文字列 (文字)"/>
    <w:basedOn w:val="a0"/>
    <w:link w:val="a5"/>
    <w:uiPriority w:val="99"/>
    <w:rsid w:val="00CB2FCE"/>
  </w:style>
  <w:style w:type="paragraph" w:styleId="a7">
    <w:name w:val="annotation subject"/>
    <w:basedOn w:val="a5"/>
    <w:next w:val="a5"/>
    <w:link w:val="a8"/>
    <w:uiPriority w:val="99"/>
    <w:semiHidden/>
    <w:unhideWhenUsed/>
    <w:rsid w:val="00CB2FCE"/>
    <w:rPr>
      <w:b/>
      <w:bCs/>
    </w:rPr>
  </w:style>
  <w:style w:type="character" w:customStyle="1" w:styleId="a8">
    <w:name w:val="コメント内容 (文字)"/>
    <w:basedOn w:val="a6"/>
    <w:link w:val="a7"/>
    <w:uiPriority w:val="99"/>
    <w:semiHidden/>
    <w:rsid w:val="00CB2FCE"/>
    <w:rPr>
      <w:b/>
      <w:bCs/>
    </w:rPr>
  </w:style>
  <w:style w:type="table" w:styleId="a9">
    <w:name w:val="Table Grid"/>
    <w:basedOn w:val="a1"/>
    <w:uiPriority w:val="39"/>
    <w:rsid w:val="00277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133D55"/>
    <w:rPr>
      <w:color w:val="0563C1" w:themeColor="hyperlink"/>
      <w:u w:val="single"/>
    </w:rPr>
  </w:style>
  <w:style w:type="character" w:styleId="ab">
    <w:name w:val="Unresolved Mention"/>
    <w:basedOn w:val="a0"/>
    <w:uiPriority w:val="99"/>
    <w:semiHidden/>
    <w:unhideWhenUsed/>
    <w:rsid w:val="00133D55"/>
    <w:rPr>
      <w:color w:val="605E5C"/>
      <w:shd w:val="clear" w:color="auto" w:fill="E1DFDD"/>
    </w:rPr>
  </w:style>
  <w:style w:type="paragraph" w:styleId="ac">
    <w:name w:val="header"/>
    <w:basedOn w:val="a"/>
    <w:link w:val="ad"/>
    <w:uiPriority w:val="99"/>
    <w:unhideWhenUsed/>
    <w:rsid w:val="000B134F"/>
    <w:pPr>
      <w:tabs>
        <w:tab w:val="center" w:pos="4252"/>
        <w:tab w:val="right" w:pos="8504"/>
      </w:tabs>
      <w:snapToGrid w:val="0"/>
    </w:pPr>
  </w:style>
  <w:style w:type="character" w:customStyle="1" w:styleId="ad">
    <w:name w:val="ヘッダー (文字)"/>
    <w:basedOn w:val="a0"/>
    <w:link w:val="ac"/>
    <w:uiPriority w:val="99"/>
    <w:rsid w:val="000B134F"/>
  </w:style>
  <w:style w:type="paragraph" w:styleId="ae">
    <w:name w:val="footer"/>
    <w:basedOn w:val="a"/>
    <w:link w:val="af"/>
    <w:uiPriority w:val="99"/>
    <w:unhideWhenUsed/>
    <w:rsid w:val="000B134F"/>
    <w:pPr>
      <w:tabs>
        <w:tab w:val="center" w:pos="4252"/>
        <w:tab w:val="right" w:pos="8504"/>
      </w:tabs>
      <w:snapToGrid w:val="0"/>
    </w:pPr>
  </w:style>
  <w:style w:type="character" w:customStyle="1" w:styleId="af">
    <w:name w:val="フッター (文字)"/>
    <w:basedOn w:val="a0"/>
    <w:link w:val="ae"/>
    <w:uiPriority w:val="99"/>
    <w:rsid w:val="000B134F"/>
  </w:style>
  <w:style w:type="paragraph" w:styleId="af0">
    <w:name w:val="Revision"/>
    <w:hidden/>
    <w:uiPriority w:val="99"/>
    <w:semiHidden/>
    <w:rsid w:val="00701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088507">
      <w:bodyDiv w:val="1"/>
      <w:marLeft w:val="0"/>
      <w:marRight w:val="0"/>
      <w:marTop w:val="0"/>
      <w:marBottom w:val="0"/>
      <w:divBdr>
        <w:top w:val="none" w:sz="0" w:space="0" w:color="auto"/>
        <w:left w:val="none" w:sz="0" w:space="0" w:color="auto"/>
        <w:bottom w:val="none" w:sz="0" w:space="0" w:color="auto"/>
        <w:right w:val="none" w:sz="0" w:space="0" w:color="auto"/>
      </w:divBdr>
    </w:div>
    <w:div w:id="102173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A0A39-FBCB-49F0-BD85-698041F1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4700</Words>
  <Characters>4701</Characters>
  <Application>Microsoft Office Word</Application>
  <DocSecurity>0</DocSecurity>
  <Lines>223</Lines>
  <Paragraphs>204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ST10</dc:creator>
  <cp:keywords/>
  <dc:description/>
  <cp:lastModifiedBy>立入 勝義</cp:lastModifiedBy>
  <cp:revision>2</cp:revision>
  <cp:lastPrinted>2024-11-29T07:35:00Z</cp:lastPrinted>
  <dcterms:created xsi:type="dcterms:W3CDTF">2026-02-27T05:59:00Z</dcterms:created>
  <dcterms:modified xsi:type="dcterms:W3CDTF">2026-02-27T05:59:00Z</dcterms:modified>
</cp:coreProperties>
</file>